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8B7" w:rsidRPr="00B45DA0" w:rsidRDefault="00585E24" w:rsidP="00585E24">
      <w:pPr>
        <w:spacing w:after="0" w:line="240" w:lineRule="auto"/>
        <w:jc w:val="center"/>
        <w:rPr>
          <w:rFonts w:ascii="Times New Roman" w:hAnsi="Times New Roman"/>
          <w:b/>
          <w:sz w:val="40"/>
          <w:szCs w:val="40"/>
        </w:rPr>
      </w:pPr>
      <w:r w:rsidRPr="00B45DA0">
        <w:rPr>
          <w:rFonts w:ascii="Times New Roman" w:hAnsi="Times New Roman"/>
          <w:b/>
          <w:sz w:val="40"/>
          <w:szCs w:val="40"/>
        </w:rPr>
        <w:t>ALAGAPPA UNIVERSITY</w:t>
      </w:r>
    </w:p>
    <w:p w:rsidR="00585E24" w:rsidRPr="00B45DA0" w:rsidRDefault="00585E24" w:rsidP="00585E24">
      <w:pPr>
        <w:spacing w:after="0" w:line="240" w:lineRule="auto"/>
        <w:jc w:val="center"/>
        <w:rPr>
          <w:rFonts w:ascii="Times New Roman" w:hAnsi="Times New Roman"/>
          <w:sz w:val="28"/>
          <w:szCs w:val="40"/>
        </w:rPr>
      </w:pPr>
      <w:r w:rsidRPr="00B45DA0">
        <w:rPr>
          <w:rFonts w:ascii="Times New Roman" w:hAnsi="Times New Roman"/>
          <w:sz w:val="28"/>
          <w:szCs w:val="40"/>
        </w:rPr>
        <w:t>(</w:t>
      </w:r>
      <w:r w:rsidRPr="00B45DA0">
        <w:rPr>
          <w:rFonts w:ascii="Times New Roman" w:hAnsi="Times New Roman"/>
          <w:szCs w:val="40"/>
        </w:rPr>
        <w:t>A State University Accredited with “A” Grade by NAAC)</w:t>
      </w:r>
    </w:p>
    <w:p w:rsidR="00585E24" w:rsidRPr="00B45DA0" w:rsidRDefault="00585E24" w:rsidP="00585E24">
      <w:pPr>
        <w:spacing w:after="0" w:line="240" w:lineRule="auto"/>
        <w:jc w:val="center"/>
        <w:rPr>
          <w:rFonts w:ascii="Times New Roman" w:hAnsi="Times New Roman"/>
          <w:b/>
          <w:sz w:val="40"/>
          <w:szCs w:val="40"/>
        </w:rPr>
      </w:pPr>
      <w:r w:rsidRPr="00B45DA0">
        <w:rPr>
          <w:rFonts w:ascii="Times New Roman" w:hAnsi="Times New Roman"/>
          <w:b/>
          <w:sz w:val="40"/>
          <w:szCs w:val="40"/>
        </w:rPr>
        <w:t>KARAIKUDI 630 003</w:t>
      </w:r>
    </w:p>
    <w:p w:rsidR="00585E24" w:rsidRPr="00B45DA0" w:rsidRDefault="00585E24" w:rsidP="00585E24">
      <w:pPr>
        <w:spacing w:after="0" w:line="240" w:lineRule="auto"/>
        <w:jc w:val="center"/>
        <w:rPr>
          <w:rFonts w:ascii="Times New Roman" w:hAnsi="Times New Roman"/>
          <w:sz w:val="40"/>
          <w:szCs w:val="40"/>
        </w:rPr>
      </w:pPr>
    </w:p>
    <w:p w:rsidR="00585E24" w:rsidRPr="00B45DA0" w:rsidRDefault="00585E24" w:rsidP="009A5E08">
      <w:pPr>
        <w:autoSpaceDE w:val="0"/>
        <w:autoSpaceDN w:val="0"/>
        <w:adjustRightInd w:val="0"/>
        <w:spacing w:after="0" w:line="240" w:lineRule="auto"/>
        <w:ind w:right="-708"/>
        <w:jc w:val="center"/>
        <w:rPr>
          <w:rFonts w:ascii="Times New Roman" w:hAnsi="Times New Roman"/>
          <w:b/>
          <w:sz w:val="26"/>
          <w:szCs w:val="26"/>
        </w:rPr>
      </w:pPr>
      <w:r w:rsidRPr="00B45DA0">
        <w:rPr>
          <w:rFonts w:ascii="Times New Roman" w:hAnsi="Times New Roman"/>
          <w:b/>
          <w:sz w:val="26"/>
          <w:szCs w:val="26"/>
        </w:rPr>
        <w:t xml:space="preserve">DEGREE OF </w:t>
      </w:r>
      <w:r w:rsidR="00D737A7" w:rsidRPr="00B45DA0">
        <w:rPr>
          <w:rFonts w:ascii="Times New Roman" w:hAnsi="Times New Roman"/>
          <w:b/>
          <w:sz w:val="26"/>
          <w:szCs w:val="26"/>
        </w:rPr>
        <w:t xml:space="preserve">DOCTOR OF SCIENCE (D. Sc.) / </w:t>
      </w:r>
      <w:r w:rsidRPr="00B45DA0">
        <w:rPr>
          <w:rFonts w:ascii="Times New Roman" w:hAnsi="Times New Roman"/>
          <w:b/>
          <w:sz w:val="26"/>
          <w:szCs w:val="26"/>
        </w:rPr>
        <w:t>DOCTOR OF LETTERS (D.LITT</w:t>
      </w:r>
      <w:r w:rsidR="002F1F28" w:rsidRPr="00B45DA0">
        <w:rPr>
          <w:rFonts w:ascii="Times New Roman" w:hAnsi="Times New Roman"/>
          <w:b/>
          <w:sz w:val="26"/>
          <w:szCs w:val="26"/>
        </w:rPr>
        <w:t>.</w:t>
      </w:r>
      <w:r w:rsidR="00D737A7" w:rsidRPr="00B45DA0">
        <w:rPr>
          <w:rFonts w:ascii="Times New Roman" w:hAnsi="Times New Roman"/>
          <w:b/>
          <w:sz w:val="26"/>
          <w:szCs w:val="26"/>
        </w:rPr>
        <w:t xml:space="preserve">) </w:t>
      </w:r>
    </w:p>
    <w:p w:rsidR="00585E24" w:rsidRPr="00B45DA0" w:rsidRDefault="00585E24" w:rsidP="00585E24">
      <w:pPr>
        <w:spacing w:after="0" w:line="240" w:lineRule="auto"/>
        <w:jc w:val="center"/>
        <w:rPr>
          <w:rFonts w:ascii="Times New Roman" w:hAnsi="Times New Roman"/>
          <w:b/>
          <w:sz w:val="26"/>
          <w:szCs w:val="26"/>
        </w:rPr>
      </w:pPr>
    </w:p>
    <w:p w:rsidR="00585E24" w:rsidRPr="00B45DA0" w:rsidRDefault="00585E24" w:rsidP="00585E24">
      <w:pPr>
        <w:spacing w:after="0" w:line="240" w:lineRule="auto"/>
        <w:jc w:val="center"/>
        <w:rPr>
          <w:rFonts w:ascii="Times New Roman" w:hAnsi="Times New Roman"/>
          <w:b/>
          <w:sz w:val="32"/>
          <w:szCs w:val="26"/>
          <w:u w:val="single"/>
        </w:rPr>
      </w:pPr>
      <w:r w:rsidRPr="00B45DA0">
        <w:rPr>
          <w:rFonts w:ascii="Times New Roman" w:hAnsi="Times New Roman"/>
          <w:b/>
          <w:sz w:val="32"/>
          <w:szCs w:val="26"/>
          <w:u w:val="single"/>
        </w:rPr>
        <w:t>REGULATIONS</w:t>
      </w:r>
    </w:p>
    <w:p w:rsidR="00585E24" w:rsidRPr="00BD0BD5" w:rsidRDefault="00E244B1" w:rsidP="00E244B1">
      <w:pPr>
        <w:autoSpaceDE w:val="0"/>
        <w:autoSpaceDN w:val="0"/>
        <w:adjustRightInd w:val="0"/>
        <w:spacing w:after="0" w:line="240" w:lineRule="auto"/>
        <w:jc w:val="center"/>
        <w:rPr>
          <w:rFonts w:ascii="Times New Roman" w:hAnsi="Times New Roman"/>
          <w:sz w:val="24"/>
          <w:szCs w:val="24"/>
        </w:rPr>
      </w:pPr>
      <w:r w:rsidRPr="00BD0BD5">
        <w:rPr>
          <w:rFonts w:ascii="Times New Roman" w:hAnsi="Times New Roman"/>
          <w:sz w:val="24"/>
          <w:szCs w:val="24"/>
        </w:rPr>
        <w:t>(These regulations are applicable for candidates who have registered for D.Sc./D.Litt. degree from 6</w:t>
      </w:r>
      <w:r w:rsidRPr="00BD0BD5">
        <w:rPr>
          <w:rFonts w:ascii="Times New Roman" w:hAnsi="Times New Roman"/>
          <w:sz w:val="24"/>
          <w:szCs w:val="24"/>
          <w:vertAlign w:val="superscript"/>
        </w:rPr>
        <w:t>th</w:t>
      </w:r>
      <w:r w:rsidRPr="00BD0BD5">
        <w:rPr>
          <w:rFonts w:ascii="Times New Roman" w:hAnsi="Times New Roman"/>
          <w:sz w:val="24"/>
          <w:szCs w:val="24"/>
        </w:rPr>
        <w:t xml:space="preserve"> July 2015 onwards)</w:t>
      </w:r>
    </w:p>
    <w:p w:rsidR="00E244B1" w:rsidRPr="00E244B1" w:rsidRDefault="00E244B1" w:rsidP="00E244B1">
      <w:pPr>
        <w:autoSpaceDE w:val="0"/>
        <w:autoSpaceDN w:val="0"/>
        <w:adjustRightInd w:val="0"/>
        <w:spacing w:after="0" w:line="240" w:lineRule="auto"/>
        <w:rPr>
          <w:rFonts w:ascii="Times New Roman" w:hAnsi="Times New Roman"/>
          <w:sz w:val="24"/>
          <w:szCs w:val="24"/>
        </w:rPr>
      </w:pPr>
    </w:p>
    <w:p w:rsidR="00475D3B" w:rsidRDefault="00585E24" w:rsidP="00024F6A">
      <w:pPr>
        <w:pStyle w:val="Default"/>
        <w:spacing w:line="360" w:lineRule="auto"/>
        <w:jc w:val="both"/>
        <w:rPr>
          <w:ins w:id="0" w:author="lenovo" w:date="2015-09-06T22:02:00Z"/>
        </w:rPr>
      </w:pPr>
      <w:r w:rsidRPr="00B45DA0">
        <w:rPr>
          <w:b/>
          <w:bCs/>
        </w:rPr>
        <w:t xml:space="preserve">1. ELIGIBILITY </w:t>
      </w:r>
    </w:p>
    <w:p w:rsidR="00585E24" w:rsidRDefault="001B4484" w:rsidP="00024F6A">
      <w:pPr>
        <w:pStyle w:val="Default"/>
        <w:spacing w:line="360" w:lineRule="auto"/>
        <w:jc w:val="both"/>
        <w:rPr>
          <w:lang w:val="en-GB"/>
        </w:rPr>
      </w:pPr>
      <w:r>
        <w:rPr>
          <w:lang w:val="en-GB"/>
        </w:rPr>
        <w:t xml:space="preserve">Candidates </w:t>
      </w:r>
      <w:r w:rsidR="002F0152">
        <w:rPr>
          <w:lang w:val="en-GB"/>
        </w:rPr>
        <w:t>seeking application</w:t>
      </w:r>
      <w:r>
        <w:rPr>
          <w:lang w:val="en-GB"/>
        </w:rPr>
        <w:t xml:space="preserve">s </w:t>
      </w:r>
      <w:r w:rsidR="00794340" w:rsidRPr="00B45DA0">
        <w:t>for the Degree of Doctor of Science (D.Sc.)/Doctor of Letters (D.Litt.), the highest degrees of this University i</w:t>
      </w:r>
      <w:r w:rsidR="007C55F8">
        <w:t>n the Faculty of Science,</w:t>
      </w:r>
      <w:r w:rsidR="00B22C35">
        <w:t xml:space="preserve"> </w:t>
      </w:r>
      <w:r w:rsidR="00562AF1">
        <w:t>Arts</w:t>
      </w:r>
      <w:r w:rsidR="00BA2C4F">
        <w:rPr>
          <w:lang w:val="en-GB"/>
        </w:rPr>
        <w:t xml:space="preserve">, </w:t>
      </w:r>
      <w:r w:rsidR="00794340" w:rsidRPr="00B45DA0">
        <w:t>Educati</w:t>
      </w:r>
      <w:r w:rsidR="00BA2C4F">
        <w:t>on</w:t>
      </w:r>
      <w:r w:rsidR="00475D3B">
        <w:t xml:space="preserve"> </w:t>
      </w:r>
      <w:r w:rsidR="00BA2C4F">
        <w:t>and Management should hav</w:t>
      </w:r>
      <w:r w:rsidR="00DA163D">
        <w:t xml:space="preserve">e </w:t>
      </w:r>
      <w:r w:rsidR="00585E24" w:rsidRPr="00B45DA0">
        <w:t>qualified for the Doctor of Philosophy (Ph.D.) from this University or</w:t>
      </w:r>
      <w:ins w:id="1" w:author="lenovo" w:date="2015-09-06T22:03:00Z">
        <w:r w:rsidR="00475D3B">
          <w:t xml:space="preserve"> </w:t>
        </w:r>
      </w:ins>
      <w:r w:rsidR="00777A70" w:rsidRPr="00B45DA0">
        <w:t xml:space="preserve">from </w:t>
      </w:r>
      <w:r w:rsidR="00F826BB">
        <w:rPr>
          <w:lang w:val="en-GB"/>
        </w:rPr>
        <w:t xml:space="preserve">any </w:t>
      </w:r>
      <w:r w:rsidR="00777A70" w:rsidRPr="00B45DA0">
        <w:t>other Universi</w:t>
      </w:r>
      <w:r w:rsidR="00774F12">
        <w:t xml:space="preserve">ty </w:t>
      </w:r>
      <w:r w:rsidR="00F826BB">
        <w:rPr>
          <w:lang w:val="en-GB"/>
        </w:rPr>
        <w:t>recognised by University Grants Commission</w:t>
      </w:r>
      <w:r w:rsidR="00475D3B">
        <w:rPr>
          <w:lang w:val="en-GB"/>
        </w:rPr>
        <w:t xml:space="preserve"> or</w:t>
      </w:r>
      <w:r w:rsidR="00F108D7">
        <w:rPr>
          <w:lang w:val="en-GB"/>
        </w:rPr>
        <w:t xml:space="preserve"> </w:t>
      </w:r>
      <w:r w:rsidR="007F6A64">
        <w:rPr>
          <w:lang w:val="en-GB"/>
        </w:rPr>
        <w:t xml:space="preserve">any other </w:t>
      </w:r>
      <w:r w:rsidR="00BB202C">
        <w:rPr>
          <w:lang w:val="en-GB"/>
        </w:rPr>
        <w:t>recognised foreign university</w:t>
      </w:r>
      <w:r w:rsidR="00722987">
        <w:rPr>
          <w:lang w:val="en-GB"/>
        </w:rPr>
        <w:t xml:space="preserve"> or</w:t>
      </w:r>
      <w:r w:rsidR="00B22C35">
        <w:rPr>
          <w:lang w:val="en-GB"/>
        </w:rPr>
        <w:t xml:space="preserve"> </w:t>
      </w:r>
      <w:r w:rsidR="00BB202C">
        <w:rPr>
          <w:lang w:val="en-GB"/>
        </w:rPr>
        <w:t>research centre</w:t>
      </w:r>
      <w:r w:rsidR="00B22C35">
        <w:rPr>
          <w:lang w:val="en-GB"/>
        </w:rPr>
        <w:t xml:space="preserve"> </w:t>
      </w:r>
      <w:r w:rsidR="00722987">
        <w:rPr>
          <w:lang w:val="en-GB"/>
        </w:rPr>
        <w:t>or</w:t>
      </w:r>
      <w:r w:rsidR="00B22C35">
        <w:rPr>
          <w:lang w:val="en-GB"/>
        </w:rPr>
        <w:t xml:space="preserve"> </w:t>
      </w:r>
      <w:r w:rsidR="00722987">
        <w:rPr>
          <w:lang w:val="en-GB"/>
        </w:rPr>
        <w:t xml:space="preserve">research </w:t>
      </w:r>
      <w:r w:rsidR="00CB322B">
        <w:rPr>
          <w:lang w:val="en-GB"/>
        </w:rPr>
        <w:t>institute.</w:t>
      </w:r>
    </w:p>
    <w:p w:rsidR="00042088" w:rsidRDefault="00042088" w:rsidP="00024F6A">
      <w:pPr>
        <w:pStyle w:val="Default"/>
        <w:spacing w:line="360" w:lineRule="auto"/>
        <w:jc w:val="both"/>
        <w:rPr>
          <w:lang w:val="en-GB"/>
        </w:rPr>
      </w:pPr>
      <w:r>
        <w:rPr>
          <w:lang w:val="en-GB"/>
        </w:rPr>
        <w:t xml:space="preserve">In addition the following </w:t>
      </w:r>
      <w:r w:rsidR="002E36EC">
        <w:rPr>
          <w:lang w:val="en-GB"/>
        </w:rPr>
        <w:t>conditions should be fulfilled by the candidates</w:t>
      </w:r>
    </w:p>
    <w:p w:rsidR="005D03CB" w:rsidRPr="005D03CB" w:rsidRDefault="00AB1CF6" w:rsidP="000A121A">
      <w:pPr>
        <w:pStyle w:val="Default"/>
        <w:numPr>
          <w:ilvl w:val="1"/>
          <w:numId w:val="1"/>
        </w:numPr>
        <w:spacing w:line="360" w:lineRule="auto"/>
        <w:ind w:left="450" w:hanging="450"/>
        <w:jc w:val="both"/>
      </w:pPr>
      <w:r w:rsidRPr="005D03CB">
        <w:rPr>
          <w:lang w:val="en-GB"/>
        </w:rPr>
        <w:t>He/</w:t>
      </w:r>
      <w:r w:rsidR="00B57D7E" w:rsidRPr="005D03CB">
        <w:rPr>
          <w:lang w:val="en-GB"/>
        </w:rPr>
        <w:t xml:space="preserve">She should have been </w:t>
      </w:r>
      <w:r w:rsidR="005775E7" w:rsidRPr="005D03CB">
        <w:rPr>
          <w:lang w:val="en-GB"/>
        </w:rPr>
        <w:t xml:space="preserve">a </w:t>
      </w:r>
      <w:r w:rsidR="00B57D7E" w:rsidRPr="005D03CB">
        <w:rPr>
          <w:lang w:val="en-GB"/>
        </w:rPr>
        <w:t>regula</w:t>
      </w:r>
      <w:r w:rsidR="00B22C35" w:rsidRPr="005D03CB">
        <w:rPr>
          <w:lang w:val="en-GB"/>
        </w:rPr>
        <w:t>r</w:t>
      </w:r>
      <w:r w:rsidR="00B57D7E" w:rsidRPr="005D03CB">
        <w:rPr>
          <w:lang w:val="en-GB"/>
        </w:rPr>
        <w:t xml:space="preserve"> employee</w:t>
      </w:r>
      <w:r w:rsidR="005D03CB" w:rsidRPr="005D03CB">
        <w:rPr>
          <w:lang w:val="en-GB"/>
        </w:rPr>
        <w:t xml:space="preserve"> in this</w:t>
      </w:r>
      <w:r w:rsidR="006C1445" w:rsidRPr="005D03CB">
        <w:rPr>
          <w:lang w:val="en-GB"/>
        </w:rPr>
        <w:t xml:space="preserve"> University</w:t>
      </w:r>
      <w:r w:rsidR="00B96339" w:rsidRPr="005D03CB">
        <w:rPr>
          <w:lang w:val="en-GB"/>
        </w:rPr>
        <w:t>/affiliated colleges</w:t>
      </w:r>
      <w:r w:rsidR="00B912D5" w:rsidRPr="005D03CB">
        <w:rPr>
          <w:lang w:val="en-GB"/>
        </w:rPr>
        <w:t>/</w:t>
      </w:r>
      <w:r w:rsidR="005D03CB" w:rsidRPr="005D03CB">
        <w:rPr>
          <w:lang w:val="en-GB"/>
        </w:rPr>
        <w:t xml:space="preserve"> any other universities / </w:t>
      </w:r>
      <w:r w:rsidR="00E56D0F" w:rsidRPr="005D03CB">
        <w:rPr>
          <w:lang w:val="en-GB"/>
        </w:rPr>
        <w:t>research centre</w:t>
      </w:r>
      <w:r w:rsidR="005D03CB" w:rsidRPr="005D03CB">
        <w:rPr>
          <w:lang w:val="en-GB"/>
        </w:rPr>
        <w:t xml:space="preserve"> </w:t>
      </w:r>
      <w:r w:rsidR="00E56D0F" w:rsidRPr="005D03CB">
        <w:rPr>
          <w:lang w:val="en-GB"/>
        </w:rPr>
        <w:t>/</w:t>
      </w:r>
      <w:r w:rsidR="005D03CB" w:rsidRPr="005D03CB">
        <w:rPr>
          <w:lang w:val="en-GB"/>
        </w:rPr>
        <w:t xml:space="preserve"> </w:t>
      </w:r>
      <w:r w:rsidR="00E56D0F" w:rsidRPr="005D03CB">
        <w:rPr>
          <w:lang w:val="en-GB"/>
        </w:rPr>
        <w:t>institute</w:t>
      </w:r>
      <w:r w:rsidR="009244E8" w:rsidRPr="005D03CB">
        <w:rPr>
          <w:lang w:val="en-GB"/>
        </w:rPr>
        <w:t xml:space="preserve"> for a period</w:t>
      </w:r>
      <w:r w:rsidR="000B2E5C" w:rsidRPr="005D03CB">
        <w:rPr>
          <w:lang w:val="en-GB"/>
        </w:rPr>
        <w:t xml:space="preserve"> of </w:t>
      </w:r>
      <w:r w:rsidR="005D03CB" w:rsidRPr="005D03CB">
        <w:rPr>
          <w:lang w:val="en-GB"/>
        </w:rPr>
        <w:t xml:space="preserve">not less than </w:t>
      </w:r>
      <w:r w:rsidR="000B2E5C" w:rsidRPr="005D03CB">
        <w:rPr>
          <w:lang w:val="en-GB"/>
        </w:rPr>
        <w:t>15 years</w:t>
      </w:r>
      <w:r w:rsidR="00B22C35" w:rsidRPr="005D03CB">
        <w:rPr>
          <w:lang w:val="en-GB"/>
        </w:rPr>
        <w:t xml:space="preserve"> </w:t>
      </w:r>
      <w:r w:rsidR="00AB4373" w:rsidRPr="005D03CB">
        <w:rPr>
          <w:lang w:val="en-GB"/>
        </w:rPr>
        <w:t>after obtaining his/her Ph</w:t>
      </w:r>
      <w:r w:rsidR="0086454F">
        <w:rPr>
          <w:lang w:val="en-GB"/>
        </w:rPr>
        <w:t>.</w:t>
      </w:r>
      <w:r w:rsidR="00AB4373" w:rsidRPr="005D03CB">
        <w:rPr>
          <w:lang w:val="en-GB"/>
        </w:rPr>
        <w:t>D</w:t>
      </w:r>
      <w:r w:rsidR="0086454F">
        <w:rPr>
          <w:lang w:val="en-GB"/>
        </w:rPr>
        <w:t>.</w:t>
      </w:r>
      <w:r w:rsidR="00AB4373" w:rsidRPr="005D03CB">
        <w:rPr>
          <w:lang w:val="en-GB"/>
        </w:rPr>
        <w:t xml:space="preserve"> degree</w:t>
      </w:r>
      <w:r w:rsidR="000B2E5C" w:rsidRPr="005D03CB">
        <w:rPr>
          <w:lang w:val="en-GB"/>
        </w:rPr>
        <w:t xml:space="preserve"> and </w:t>
      </w:r>
      <w:r w:rsidR="00AB3B8E" w:rsidRPr="005D03CB">
        <w:rPr>
          <w:lang w:val="en-GB"/>
        </w:rPr>
        <w:t xml:space="preserve">should have carried out research </w:t>
      </w:r>
      <w:r w:rsidR="000559B5" w:rsidRPr="005D03CB">
        <w:rPr>
          <w:lang w:val="en-GB"/>
        </w:rPr>
        <w:t>work with consistent</w:t>
      </w:r>
      <w:r w:rsidR="005D03CB" w:rsidRPr="005D03CB">
        <w:rPr>
          <w:lang w:val="en-GB"/>
        </w:rPr>
        <w:t xml:space="preserve"> </w:t>
      </w:r>
      <w:r w:rsidR="000559B5" w:rsidRPr="005D03CB">
        <w:rPr>
          <w:lang w:val="en-GB"/>
        </w:rPr>
        <w:t xml:space="preserve"> record </w:t>
      </w:r>
      <w:r w:rsidR="00A11324" w:rsidRPr="005D03CB">
        <w:rPr>
          <w:lang w:val="en-GB"/>
        </w:rPr>
        <w:t xml:space="preserve">in </w:t>
      </w:r>
      <w:r w:rsidR="005D03CB">
        <w:rPr>
          <w:lang w:val="en-GB"/>
        </w:rPr>
        <w:t>any of the above categories of institutions.</w:t>
      </w:r>
    </w:p>
    <w:p w:rsidR="00134A40" w:rsidRDefault="00CA31F3" w:rsidP="000A121A">
      <w:pPr>
        <w:pStyle w:val="Default"/>
        <w:numPr>
          <w:ilvl w:val="1"/>
          <w:numId w:val="1"/>
        </w:numPr>
        <w:spacing w:line="360" w:lineRule="auto"/>
        <w:ind w:left="450" w:hanging="450"/>
        <w:jc w:val="both"/>
      </w:pPr>
      <w:r w:rsidRPr="00B45DA0">
        <w:t>For D.Sc</w:t>
      </w:r>
      <w:r w:rsidR="005C1126" w:rsidRPr="00B45DA0">
        <w:t>.</w:t>
      </w:r>
      <w:r w:rsidRPr="00B45DA0">
        <w:t xml:space="preserve"> degree, h</w:t>
      </w:r>
      <w:r w:rsidR="00585E24" w:rsidRPr="00B45DA0">
        <w:t xml:space="preserve">e/she should have published at least </w:t>
      </w:r>
      <w:r w:rsidR="005752C1" w:rsidRPr="00B45DA0">
        <w:t>50</w:t>
      </w:r>
      <w:r w:rsidR="005B247A" w:rsidRPr="00B45DA0">
        <w:t xml:space="preserve"> r</w:t>
      </w:r>
      <w:r w:rsidR="00585E24" w:rsidRPr="00B45DA0">
        <w:t xml:space="preserve">esearch </w:t>
      </w:r>
      <w:r w:rsidR="005B247A" w:rsidRPr="00B45DA0">
        <w:t xml:space="preserve">publications in </w:t>
      </w:r>
      <w:r w:rsidR="00585E24" w:rsidRPr="00B45DA0">
        <w:t>SCI journals</w:t>
      </w:r>
      <w:r w:rsidR="00CA19A0" w:rsidRPr="005D03CB">
        <w:rPr>
          <w:lang w:val="en-GB"/>
        </w:rPr>
        <w:t xml:space="preserve"> in which he/she </w:t>
      </w:r>
      <w:r w:rsidR="005B247A" w:rsidRPr="00B45DA0">
        <w:t xml:space="preserve">should </w:t>
      </w:r>
      <w:r w:rsidR="000B6458" w:rsidRPr="005D03CB">
        <w:rPr>
          <w:lang w:val="en-GB"/>
        </w:rPr>
        <w:t xml:space="preserve">have been </w:t>
      </w:r>
      <w:r w:rsidR="005B247A" w:rsidRPr="00B45DA0">
        <w:t>a Corresponding A</w:t>
      </w:r>
      <w:r w:rsidR="00DF6B20" w:rsidRPr="00B45DA0">
        <w:t xml:space="preserve">uthor </w:t>
      </w:r>
      <w:r w:rsidR="005B247A" w:rsidRPr="00B45DA0">
        <w:t xml:space="preserve">or First Author </w:t>
      </w:r>
      <w:r w:rsidR="003A4040" w:rsidRPr="005D03CB">
        <w:rPr>
          <w:lang w:val="en-GB"/>
        </w:rPr>
        <w:t xml:space="preserve">in </w:t>
      </w:r>
      <w:r w:rsidR="00DF6B20" w:rsidRPr="00B45DA0">
        <w:t>at least 2</w:t>
      </w:r>
      <w:r w:rsidR="005752C1" w:rsidRPr="00B45DA0">
        <w:t>5</w:t>
      </w:r>
      <w:r w:rsidR="005B247A" w:rsidRPr="00B45DA0">
        <w:t xml:space="preserve"> research publications</w:t>
      </w:r>
      <w:r w:rsidR="00585E24" w:rsidRPr="00B45DA0">
        <w:t xml:space="preserve">. The average </w:t>
      </w:r>
      <w:r w:rsidR="005B247A" w:rsidRPr="00B45DA0">
        <w:t xml:space="preserve">of the </w:t>
      </w:r>
      <w:r w:rsidR="00585E24" w:rsidRPr="00B45DA0">
        <w:t xml:space="preserve">impact factor of the </w:t>
      </w:r>
      <w:r w:rsidR="005B247A" w:rsidRPr="00B45DA0">
        <w:t>SCI journals in which</w:t>
      </w:r>
      <w:r w:rsidR="00B912D5">
        <w:t xml:space="preserve"> </w:t>
      </w:r>
      <w:r w:rsidR="00741091" w:rsidRPr="005D03CB">
        <w:rPr>
          <w:lang w:val="en-GB"/>
        </w:rPr>
        <w:t xml:space="preserve">50 </w:t>
      </w:r>
      <w:r w:rsidR="005B247A" w:rsidRPr="00B45DA0">
        <w:t xml:space="preserve"> articles have been published shall be not less than 1.0.  </w:t>
      </w:r>
    </w:p>
    <w:p w:rsidR="00585E24" w:rsidRPr="009A3B2E" w:rsidRDefault="00780430" w:rsidP="000A121A">
      <w:pPr>
        <w:pStyle w:val="Default"/>
        <w:spacing w:line="360" w:lineRule="auto"/>
        <w:ind w:left="450" w:hanging="450"/>
        <w:jc w:val="both"/>
        <w:rPr>
          <w:lang w:val="en-GB"/>
        </w:rPr>
      </w:pPr>
      <w:r w:rsidRPr="00B45DA0">
        <w:t>1.3.</w:t>
      </w:r>
      <w:r w:rsidR="00BC64F8">
        <w:t xml:space="preserve"> </w:t>
      </w:r>
      <w:r w:rsidR="00CA31F3" w:rsidRPr="00B45DA0">
        <w:t>For D.Litt. degree, he</w:t>
      </w:r>
      <w:r w:rsidR="00585E24" w:rsidRPr="00B45DA0">
        <w:t xml:space="preserve">/she should have published </w:t>
      </w:r>
      <w:r w:rsidR="008066E7">
        <w:rPr>
          <w:lang w:val="en-GB"/>
        </w:rPr>
        <w:t xml:space="preserve"> at least </w:t>
      </w:r>
      <w:r w:rsidR="009A5E08" w:rsidRPr="00B45DA0">
        <w:t>3</w:t>
      </w:r>
      <w:r w:rsidR="005752C1" w:rsidRPr="00B45DA0">
        <w:t>0</w:t>
      </w:r>
      <w:r w:rsidR="005B247A" w:rsidRPr="00B45DA0">
        <w:t xml:space="preserve"> r</w:t>
      </w:r>
      <w:r w:rsidR="00585E24" w:rsidRPr="00B45DA0">
        <w:t xml:space="preserve">esearch </w:t>
      </w:r>
      <w:r w:rsidR="005B247A" w:rsidRPr="00B45DA0">
        <w:t>publications</w:t>
      </w:r>
      <w:r w:rsidR="00C15BDE">
        <w:rPr>
          <w:lang w:val="en-GB"/>
        </w:rPr>
        <w:t xml:space="preserve"> or 20 </w:t>
      </w:r>
      <w:ins w:id="2" w:author="lenovo" w:date="2015-09-06T22:27:00Z">
        <w:r w:rsidR="000A121A">
          <w:rPr>
            <w:lang w:val="en-GB"/>
          </w:rPr>
          <w:t xml:space="preserve"> </w:t>
        </w:r>
      </w:ins>
      <w:r w:rsidR="004E2586">
        <w:rPr>
          <w:lang w:val="en-GB"/>
        </w:rPr>
        <w:t xml:space="preserve">refereed </w:t>
      </w:r>
      <w:r w:rsidR="00C15BDE">
        <w:rPr>
          <w:lang w:val="en-GB"/>
        </w:rPr>
        <w:t>research publications and 5 books of research value</w:t>
      </w:r>
      <w:r w:rsidR="00BC64F8">
        <w:rPr>
          <w:lang w:val="en-GB"/>
        </w:rPr>
        <w:t>.</w:t>
      </w:r>
      <w:r w:rsidR="00C15BDE">
        <w:rPr>
          <w:lang w:val="en-GB"/>
        </w:rPr>
        <w:t xml:space="preserve"> </w:t>
      </w:r>
    </w:p>
    <w:p w:rsidR="00780430" w:rsidRPr="00B45DA0" w:rsidRDefault="00780430" w:rsidP="000A121A">
      <w:pPr>
        <w:spacing w:after="0" w:line="360" w:lineRule="auto"/>
        <w:ind w:left="450" w:hanging="450"/>
        <w:jc w:val="both"/>
        <w:rPr>
          <w:rFonts w:ascii="Times New Roman" w:hAnsi="Times New Roman"/>
          <w:sz w:val="24"/>
          <w:szCs w:val="24"/>
        </w:rPr>
      </w:pPr>
      <w:r w:rsidRPr="00B45DA0">
        <w:rPr>
          <w:rFonts w:ascii="Times New Roman" w:hAnsi="Times New Roman"/>
          <w:sz w:val="24"/>
          <w:szCs w:val="24"/>
        </w:rPr>
        <w:t>1.4.</w:t>
      </w:r>
      <w:r w:rsidR="005B247A" w:rsidRPr="00B45DA0">
        <w:rPr>
          <w:rFonts w:ascii="Times New Roman" w:hAnsi="Times New Roman"/>
          <w:sz w:val="24"/>
          <w:szCs w:val="24"/>
        </w:rPr>
        <w:t xml:space="preserve"> The h-index of the c</w:t>
      </w:r>
      <w:r w:rsidR="005752C1" w:rsidRPr="00B45DA0">
        <w:rPr>
          <w:rFonts w:ascii="Times New Roman" w:hAnsi="Times New Roman"/>
          <w:sz w:val="24"/>
          <w:szCs w:val="24"/>
        </w:rPr>
        <w:t xml:space="preserve">andidate </w:t>
      </w:r>
      <w:r w:rsidR="005752C1" w:rsidRPr="004D183F">
        <w:rPr>
          <w:rFonts w:ascii="Times New Roman" w:hAnsi="Times New Roman"/>
          <w:sz w:val="24"/>
          <w:szCs w:val="24"/>
        </w:rPr>
        <w:t>should be</w:t>
      </w:r>
      <w:r w:rsidR="004D183F" w:rsidRPr="004D183F">
        <w:rPr>
          <w:rFonts w:ascii="Times New Roman" w:hAnsi="Times New Roman"/>
          <w:sz w:val="24"/>
          <w:szCs w:val="24"/>
        </w:rPr>
        <w:t xml:space="preserve"> equal or</w:t>
      </w:r>
      <w:r w:rsidR="005752C1" w:rsidRPr="004D183F">
        <w:rPr>
          <w:rFonts w:ascii="Times New Roman" w:hAnsi="Times New Roman"/>
          <w:sz w:val="24"/>
          <w:szCs w:val="24"/>
        </w:rPr>
        <w:t xml:space="preserve"> greater than </w:t>
      </w:r>
      <w:r w:rsidR="003B3AB8">
        <w:rPr>
          <w:rFonts w:ascii="Times New Roman" w:hAnsi="Times New Roman"/>
          <w:sz w:val="24"/>
          <w:szCs w:val="24"/>
          <w:lang w:val="en-GB"/>
        </w:rPr>
        <w:t xml:space="preserve">20 </w:t>
      </w:r>
      <w:r w:rsidR="005B247A" w:rsidRPr="004D183F">
        <w:rPr>
          <w:rFonts w:ascii="Times New Roman" w:hAnsi="Times New Roman"/>
          <w:sz w:val="24"/>
          <w:szCs w:val="24"/>
        </w:rPr>
        <w:t>and</w:t>
      </w:r>
      <w:r w:rsidR="003B3AB8">
        <w:rPr>
          <w:rFonts w:ascii="Times New Roman" w:hAnsi="Times New Roman"/>
          <w:sz w:val="24"/>
          <w:szCs w:val="24"/>
          <w:lang w:val="en-GB"/>
        </w:rPr>
        <w:t xml:space="preserve">10 </w:t>
      </w:r>
      <w:r w:rsidR="005B247A" w:rsidRPr="00B45DA0">
        <w:rPr>
          <w:rFonts w:ascii="Times New Roman" w:hAnsi="Times New Roman"/>
          <w:sz w:val="24"/>
          <w:szCs w:val="24"/>
        </w:rPr>
        <w:t>for D.Sc. and</w:t>
      </w:r>
      <w:r w:rsidR="00167D00">
        <w:rPr>
          <w:rFonts w:ascii="Times New Roman" w:hAnsi="Times New Roman"/>
          <w:sz w:val="24"/>
          <w:szCs w:val="24"/>
        </w:rPr>
        <w:t xml:space="preserve"> </w:t>
      </w:r>
      <w:r w:rsidR="005B247A" w:rsidRPr="00B45DA0">
        <w:rPr>
          <w:rFonts w:ascii="Times New Roman" w:hAnsi="Times New Roman"/>
          <w:sz w:val="24"/>
          <w:szCs w:val="24"/>
        </w:rPr>
        <w:t>D.Litt</w:t>
      </w:r>
      <w:r w:rsidRPr="00B45DA0">
        <w:rPr>
          <w:rFonts w:ascii="Times New Roman" w:hAnsi="Times New Roman"/>
          <w:sz w:val="24"/>
          <w:szCs w:val="24"/>
        </w:rPr>
        <w:t>.</w:t>
      </w:r>
      <w:r w:rsidR="005B247A" w:rsidRPr="00B45DA0">
        <w:rPr>
          <w:rFonts w:ascii="Times New Roman" w:hAnsi="Times New Roman"/>
          <w:sz w:val="24"/>
          <w:szCs w:val="24"/>
        </w:rPr>
        <w:t xml:space="preserve"> respectively</w:t>
      </w:r>
      <w:r w:rsidRPr="00B45DA0">
        <w:rPr>
          <w:rFonts w:ascii="Times New Roman" w:hAnsi="Times New Roman"/>
          <w:sz w:val="24"/>
          <w:szCs w:val="24"/>
        </w:rPr>
        <w:t>.</w:t>
      </w:r>
    </w:p>
    <w:p w:rsidR="00585E24" w:rsidRPr="00127251" w:rsidRDefault="00780430" w:rsidP="000A121A">
      <w:pPr>
        <w:spacing w:after="0" w:line="360" w:lineRule="auto"/>
        <w:ind w:left="450" w:hanging="450"/>
        <w:jc w:val="both"/>
        <w:rPr>
          <w:rFonts w:ascii="Times New Roman" w:hAnsi="Times New Roman"/>
          <w:sz w:val="24"/>
          <w:szCs w:val="24"/>
          <w:lang w:val="en-GB"/>
        </w:rPr>
      </w:pPr>
      <w:r w:rsidRPr="00B45DA0">
        <w:rPr>
          <w:rFonts w:ascii="Times New Roman" w:hAnsi="Times New Roman"/>
          <w:sz w:val="24"/>
          <w:szCs w:val="24"/>
        </w:rPr>
        <w:t>1.5.</w:t>
      </w:r>
      <w:r w:rsidR="00585E24" w:rsidRPr="00B45DA0">
        <w:rPr>
          <w:rFonts w:ascii="Times New Roman" w:hAnsi="Times New Roman"/>
          <w:sz w:val="24"/>
          <w:szCs w:val="24"/>
        </w:rPr>
        <w:t xml:space="preserve"> The publications or thesis submitted by him/her for consideration for the award of </w:t>
      </w:r>
      <w:r w:rsidR="005C1126" w:rsidRPr="00B45DA0">
        <w:rPr>
          <w:rFonts w:ascii="Times New Roman" w:hAnsi="Times New Roman"/>
          <w:sz w:val="24"/>
          <w:szCs w:val="24"/>
        </w:rPr>
        <w:t>D.Sc</w:t>
      </w:r>
      <w:r w:rsidR="00167D00">
        <w:rPr>
          <w:rFonts w:ascii="Times New Roman" w:hAnsi="Times New Roman"/>
          <w:sz w:val="24"/>
          <w:szCs w:val="24"/>
        </w:rPr>
        <w:t>.</w:t>
      </w:r>
      <w:r w:rsidR="005C1126" w:rsidRPr="00B45DA0">
        <w:rPr>
          <w:rFonts w:ascii="Times New Roman" w:hAnsi="Times New Roman"/>
          <w:sz w:val="24"/>
          <w:szCs w:val="24"/>
        </w:rPr>
        <w:t xml:space="preserve">/ D.Litt. </w:t>
      </w:r>
      <w:r w:rsidR="00585E24" w:rsidRPr="00B45DA0">
        <w:rPr>
          <w:rFonts w:ascii="Times New Roman" w:hAnsi="Times New Roman"/>
          <w:sz w:val="24"/>
          <w:szCs w:val="24"/>
        </w:rPr>
        <w:t>are substantially</w:t>
      </w:r>
      <w:r w:rsidR="00DD2DE5">
        <w:rPr>
          <w:rFonts w:ascii="Times New Roman" w:hAnsi="Times New Roman"/>
          <w:sz w:val="24"/>
          <w:szCs w:val="24"/>
          <w:lang w:val="en-GB"/>
        </w:rPr>
        <w:t xml:space="preserve"> from</w:t>
      </w:r>
      <w:r w:rsidR="00585E24" w:rsidRPr="00B45DA0">
        <w:rPr>
          <w:rFonts w:ascii="Times New Roman" w:hAnsi="Times New Roman"/>
          <w:sz w:val="24"/>
          <w:szCs w:val="24"/>
        </w:rPr>
        <w:t xml:space="preserve"> the result of</w:t>
      </w:r>
      <w:r w:rsidR="0086454F">
        <w:rPr>
          <w:rFonts w:ascii="Times New Roman" w:hAnsi="Times New Roman"/>
          <w:sz w:val="24"/>
          <w:szCs w:val="24"/>
        </w:rPr>
        <w:t xml:space="preserve"> the </w:t>
      </w:r>
      <w:r w:rsidR="00585E24" w:rsidRPr="00B45DA0">
        <w:rPr>
          <w:rFonts w:ascii="Times New Roman" w:hAnsi="Times New Roman"/>
          <w:sz w:val="24"/>
          <w:szCs w:val="24"/>
        </w:rPr>
        <w:t xml:space="preserve">research work done </w:t>
      </w:r>
      <w:r w:rsidR="00DD2DE5">
        <w:rPr>
          <w:rFonts w:ascii="Times New Roman" w:hAnsi="Times New Roman"/>
          <w:sz w:val="24"/>
          <w:szCs w:val="24"/>
          <w:lang w:val="en-GB"/>
        </w:rPr>
        <w:t>after his/her Ph</w:t>
      </w:r>
      <w:r w:rsidR="0086454F">
        <w:rPr>
          <w:rFonts w:ascii="Times New Roman" w:hAnsi="Times New Roman"/>
          <w:sz w:val="24"/>
          <w:szCs w:val="24"/>
          <w:lang w:val="en-GB"/>
        </w:rPr>
        <w:t>.</w:t>
      </w:r>
      <w:r w:rsidR="00DD2DE5">
        <w:rPr>
          <w:rFonts w:ascii="Times New Roman" w:hAnsi="Times New Roman"/>
          <w:sz w:val="24"/>
          <w:szCs w:val="24"/>
          <w:lang w:val="en-GB"/>
        </w:rPr>
        <w:t>D</w:t>
      </w:r>
      <w:r w:rsidR="0086454F">
        <w:rPr>
          <w:rFonts w:ascii="Times New Roman" w:hAnsi="Times New Roman"/>
          <w:sz w:val="24"/>
          <w:szCs w:val="24"/>
          <w:lang w:val="en-GB"/>
        </w:rPr>
        <w:t>.</w:t>
      </w:r>
      <w:r w:rsidR="00DD2DE5">
        <w:rPr>
          <w:rFonts w:ascii="Times New Roman" w:hAnsi="Times New Roman"/>
          <w:sz w:val="24"/>
          <w:szCs w:val="24"/>
          <w:lang w:val="en-GB"/>
        </w:rPr>
        <w:t xml:space="preserve"> degree </w:t>
      </w:r>
      <w:r w:rsidR="00585E24" w:rsidRPr="00B45DA0">
        <w:rPr>
          <w:rFonts w:ascii="Times New Roman" w:hAnsi="Times New Roman"/>
          <w:sz w:val="24"/>
          <w:szCs w:val="24"/>
        </w:rPr>
        <w:t xml:space="preserve">and shall not </w:t>
      </w:r>
      <w:r w:rsidR="007E0D79">
        <w:rPr>
          <w:rFonts w:ascii="Times New Roman" w:hAnsi="Times New Roman"/>
          <w:sz w:val="24"/>
          <w:szCs w:val="24"/>
          <w:lang w:val="en-GB"/>
        </w:rPr>
        <w:t xml:space="preserve">form </w:t>
      </w:r>
      <w:r w:rsidR="00585E24" w:rsidRPr="00B45DA0">
        <w:rPr>
          <w:rFonts w:ascii="Times New Roman" w:hAnsi="Times New Roman"/>
          <w:sz w:val="24"/>
          <w:szCs w:val="24"/>
        </w:rPr>
        <w:t>part of research work which have been already considered for t</w:t>
      </w:r>
      <w:r w:rsidR="00EC62C7" w:rsidRPr="00B45DA0">
        <w:rPr>
          <w:rFonts w:ascii="Times New Roman" w:hAnsi="Times New Roman"/>
          <w:sz w:val="24"/>
          <w:szCs w:val="24"/>
        </w:rPr>
        <w:t>he award of any degree/diploma</w:t>
      </w:r>
      <w:r w:rsidR="00585E24" w:rsidRPr="00B45DA0">
        <w:rPr>
          <w:rFonts w:ascii="Times New Roman" w:hAnsi="Times New Roman"/>
          <w:sz w:val="24"/>
          <w:szCs w:val="24"/>
        </w:rPr>
        <w:t xml:space="preserve"> of this University</w:t>
      </w:r>
      <w:r w:rsidR="00EC62C7" w:rsidRPr="00B45DA0">
        <w:rPr>
          <w:rFonts w:ascii="Times New Roman" w:hAnsi="Times New Roman"/>
          <w:sz w:val="24"/>
          <w:szCs w:val="24"/>
        </w:rPr>
        <w:t xml:space="preserve"> or any </w:t>
      </w:r>
      <w:r w:rsidR="00127251">
        <w:rPr>
          <w:rFonts w:ascii="Times New Roman" w:hAnsi="Times New Roman"/>
          <w:sz w:val="24"/>
          <w:szCs w:val="24"/>
          <w:lang w:val="en-GB"/>
        </w:rPr>
        <w:t xml:space="preserve">of the </w:t>
      </w:r>
      <w:r w:rsidR="00BD6217">
        <w:rPr>
          <w:rFonts w:ascii="Times New Roman" w:hAnsi="Times New Roman"/>
          <w:sz w:val="24"/>
          <w:szCs w:val="24"/>
          <w:lang w:val="en-GB"/>
        </w:rPr>
        <w:t>above categories of institutions</w:t>
      </w:r>
      <w:r w:rsidR="00167D00">
        <w:rPr>
          <w:rFonts w:ascii="Times New Roman" w:hAnsi="Times New Roman"/>
          <w:sz w:val="24"/>
          <w:szCs w:val="24"/>
          <w:lang w:val="en-GB"/>
        </w:rPr>
        <w:t>.</w:t>
      </w:r>
      <w:r w:rsidR="00BD6217">
        <w:rPr>
          <w:rFonts w:ascii="Times New Roman" w:hAnsi="Times New Roman"/>
          <w:sz w:val="24"/>
          <w:szCs w:val="24"/>
          <w:lang w:val="en-GB"/>
        </w:rPr>
        <w:t xml:space="preserve"> </w:t>
      </w:r>
    </w:p>
    <w:p w:rsidR="00585E24" w:rsidRPr="00BD6217" w:rsidRDefault="00780430" w:rsidP="000A121A">
      <w:pPr>
        <w:pStyle w:val="Default"/>
        <w:spacing w:line="360" w:lineRule="auto"/>
        <w:ind w:left="450" w:hanging="450"/>
        <w:jc w:val="both"/>
        <w:rPr>
          <w:lang w:val="en-GB"/>
        </w:rPr>
      </w:pPr>
      <w:r w:rsidRPr="00B45DA0">
        <w:t>1.6.</w:t>
      </w:r>
      <w:r w:rsidR="00585E24" w:rsidRPr="00B45DA0">
        <w:t xml:space="preserve"> A candidate already holding D.Sc./D.Litt. degree in a particular</w:t>
      </w:r>
      <w:r w:rsidR="008A419E">
        <w:rPr>
          <w:lang w:val="en-GB"/>
        </w:rPr>
        <w:t xml:space="preserve"> faculty </w:t>
      </w:r>
      <w:r w:rsidR="00585E24" w:rsidRPr="00B45DA0">
        <w:t>is</w:t>
      </w:r>
      <w:r w:rsidR="00212B56">
        <w:t xml:space="preserve"> eligible to register for D.Sc./</w:t>
      </w:r>
      <w:r w:rsidR="00585E24" w:rsidRPr="00B45DA0">
        <w:t xml:space="preserve">D.Litt. in another </w:t>
      </w:r>
      <w:r w:rsidR="008A419E">
        <w:rPr>
          <w:lang w:val="en-GB"/>
        </w:rPr>
        <w:t xml:space="preserve">faculty </w:t>
      </w:r>
      <w:r w:rsidR="00585E24" w:rsidRPr="00B45DA0">
        <w:t>after two years</w:t>
      </w:r>
      <w:r w:rsidR="0086454F">
        <w:t xml:space="preserve">, </w:t>
      </w:r>
      <w:r w:rsidR="00585E24" w:rsidRPr="00B45DA0">
        <w:t xml:space="preserve"> provided that he/she </w:t>
      </w:r>
      <w:r w:rsidR="005B161D">
        <w:rPr>
          <w:lang w:val="en-GB"/>
        </w:rPr>
        <w:t>fulfils</w:t>
      </w:r>
      <w:r w:rsidR="00BD6217">
        <w:rPr>
          <w:lang w:val="en-GB"/>
        </w:rPr>
        <w:t xml:space="preserve"> the conditions laid down in 1</w:t>
      </w:r>
      <w:r w:rsidR="00213EB4">
        <w:rPr>
          <w:lang w:val="en-GB"/>
        </w:rPr>
        <w:t>.1 to 1.5.</w:t>
      </w:r>
    </w:p>
    <w:p w:rsidR="00EC62C7" w:rsidRPr="00B45DA0" w:rsidRDefault="00EC62C7" w:rsidP="00024F6A">
      <w:pPr>
        <w:spacing w:after="0" w:line="360" w:lineRule="auto"/>
        <w:jc w:val="both"/>
        <w:rPr>
          <w:rFonts w:ascii="Times New Roman" w:hAnsi="Times New Roman"/>
          <w:b/>
          <w:bCs/>
          <w:sz w:val="24"/>
          <w:szCs w:val="24"/>
        </w:rPr>
      </w:pPr>
    </w:p>
    <w:p w:rsidR="005A0EA3" w:rsidRPr="00B45DA0" w:rsidRDefault="005A0EA3" w:rsidP="00024F6A">
      <w:pPr>
        <w:spacing w:after="0" w:line="360" w:lineRule="auto"/>
        <w:jc w:val="both"/>
        <w:rPr>
          <w:rFonts w:ascii="Times New Roman" w:hAnsi="Times New Roman"/>
          <w:b/>
          <w:bCs/>
          <w:sz w:val="24"/>
          <w:szCs w:val="24"/>
        </w:rPr>
      </w:pPr>
    </w:p>
    <w:p w:rsidR="005A0EA3" w:rsidRPr="00B45DA0" w:rsidRDefault="005A0EA3" w:rsidP="00024F6A">
      <w:pPr>
        <w:spacing w:after="0" w:line="360" w:lineRule="auto"/>
        <w:jc w:val="both"/>
        <w:rPr>
          <w:rFonts w:ascii="Times New Roman" w:hAnsi="Times New Roman"/>
          <w:b/>
          <w:bCs/>
          <w:sz w:val="24"/>
          <w:szCs w:val="24"/>
        </w:rPr>
      </w:pPr>
    </w:p>
    <w:p w:rsidR="005A0EA3" w:rsidRPr="00B45DA0" w:rsidRDefault="005A0EA3" w:rsidP="00024F6A">
      <w:pPr>
        <w:spacing w:after="0" w:line="360" w:lineRule="auto"/>
        <w:jc w:val="both"/>
        <w:rPr>
          <w:rFonts w:ascii="Times New Roman" w:hAnsi="Times New Roman"/>
          <w:b/>
          <w:bCs/>
          <w:sz w:val="24"/>
          <w:szCs w:val="24"/>
        </w:rPr>
      </w:pPr>
    </w:p>
    <w:p w:rsidR="00585E24" w:rsidRPr="00B45DA0" w:rsidRDefault="00781EDD" w:rsidP="00E76898">
      <w:pPr>
        <w:spacing w:after="0" w:line="360" w:lineRule="auto"/>
        <w:jc w:val="both"/>
        <w:rPr>
          <w:rFonts w:ascii="Times New Roman" w:hAnsi="Times New Roman"/>
          <w:b/>
          <w:bCs/>
          <w:sz w:val="24"/>
          <w:szCs w:val="24"/>
        </w:rPr>
      </w:pPr>
      <w:r w:rsidRPr="00B45DA0">
        <w:rPr>
          <w:rFonts w:ascii="Times New Roman" w:hAnsi="Times New Roman"/>
          <w:b/>
          <w:bCs/>
          <w:sz w:val="24"/>
          <w:szCs w:val="24"/>
        </w:rPr>
        <w:t xml:space="preserve">2. </w:t>
      </w:r>
      <w:r w:rsidR="001F7A77" w:rsidRPr="00B45DA0">
        <w:rPr>
          <w:rFonts w:ascii="Times New Roman" w:hAnsi="Times New Roman"/>
          <w:b/>
          <w:bCs/>
          <w:sz w:val="24"/>
          <w:szCs w:val="24"/>
        </w:rPr>
        <w:t>APPLICATION &amp;</w:t>
      </w:r>
      <w:r w:rsidR="00CA31F3" w:rsidRPr="00B45DA0">
        <w:rPr>
          <w:rFonts w:ascii="Times New Roman" w:hAnsi="Times New Roman"/>
          <w:b/>
          <w:bCs/>
          <w:sz w:val="24"/>
          <w:szCs w:val="24"/>
        </w:rPr>
        <w:t>REGISTRATION</w:t>
      </w:r>
    </w:p>
    <w:p w:rsidR="009A4A80" w:rsidRPr="007A6699" w:rsidRDefault="009A4A80" w:rsidP="00024F6A">
      <w:pPr>
        <w:autoSpaceDE w:val="0"/>
        <w:autoSpaceDN w:val="0"/>
        <w:adjustRightInd w:val="0"/>
        <w:spacing w:after="0" w:line="360" w:lineRule="auto"/>
        <w:ind w:left="284"/>
        <w:jc w:val="both"/>
        <w:rPr>
          <w:rFonts w:ascii="Times New Roman" w:hAnsi="Times New Roman"/>
          <w:sz w:val="24"/>
          <w:szCs w:val="24"/>
          <w:lang w:val="en-GB"/>
        </w:rPr>
      </w:pPr>
      <w:r w:rsidRPr="00B45DA0">
        <w:rPr>
          <w:rFonts w:ascii="Times New Roman" w:hAnsi="Times New Roman"/>
          <w:sz w:val="24"/>
          <w:szCs w:val="24"/>
        </w:rPr>
        <w:t>2.1</w:t>
      </w:r>
      <w:r w:rsidR="005C1126" w:rsidRPr="00B45DA0">
        <w:rPr>
          <w:rFonts w:ascii="Times New Roman" w:hAnsi="Times New Roman"/>
          <w:sz w:val="24"/>
          <w:szCs w:val="24"/>
        </w:rPr>
        <w:t>.</w:t>
      </w:r>
      <w:r w:rsidRPr="00B45DA0">
        <w:rPr>
          <w:rFonts w:ascii="Times New Roman" w:hAnsi="Times New Roman"/>
          <w:sz w:val="24"/>
          <w:szCs w:val="24"/>
        </w:rPr>
        <w:t xml:space="preserve"> The Registration fee is Rs</w:t>
      </w:r>
      <w:r w:rsidR="007A6699">
        <w:rPr>
          <w:rFonts w:ascii="Times New Roman" w:hAnsi="Times New Roman"/>
          <w:sz w:val="24"/>
          <w:szCs w:val="24"/>
          <w:lang w:val="en-GB"/>
        </w:rPr>
        <w:t xml:space="preserve">. </w:t>
      </w:r>
      <w:r w:rsidR="00E51538">
        <w:rPr>
          <w:rFonts w:ascii="Times New Roman" w:hAnsi="Times New Roman"/>
          <w:sz w:val="24"/>
          <w:szCs w:val="24"/>
          <w:lang w:val="en-GB"/>
        </w:rPr>
        <w:t>10</w:t>
      </w:r>
      <w:r w:rsidR="00A95A35">
        <w:rPr>
          <w:rFonts w:ascii="Times New Roman" w:hAnsi="Times New Roman"/>
          <w:sz w:val="24"/>
          <w:szCs w:val="24"/>
          <w:lang w:val="en-GB"/>
        </w:rPr>
        <w:t>,</w:t>
      </w:r>
      <w:r w:rsidR="00E51538">
        <w:rPr>
          <w:rFonts w:ascii="Times New Roman" w:hAnsi="Times New Roman"/>
          <w:sz w:val="24"/>
          <w:szCs w:val="24"/>
          <w:lang w:val="en-GB"/>
        </w:rPr>
        <w:t>000</w:t>
      </w:r>
      <w:r w:rsidR="00A95A35">
        <w:rPr>
          <w:rFonts w:ascii="Times New Roman" w:hAnsi="Times New Roman"/>
          <w:sz w:val="24"/>
          <w:szCs w:val="24"/>
          <w:lang w:val="en-GB"/>
        </w:rPr>
        <w:t>/-</w:t>
      </w:r>
    </w:p>
    <w:p w:rsidR="005A0EA3" w:rsidRDefault="00781EDD" w:rsidP="00E76898">
      <w:pPr>
        <w:autoSpaceDE w:val="0"/>
        <w:autoSpaceDN w:val="0"/>
        <w:adjustRightInd w:val="0"/>
        <w:spacing w:after="0" w:line="360" w:lineRule="auto"/>
        <w:ind w:left="720" w:hanging="436"/>
        <w:jc w:val="both"/>
        <w:rPr>
          <w:rFonts w:ascii="Times New Roman" w:hAnsi="Times New Roman"/>
          <w:sz w:val="24"/>
          <w:szCs w:val="24"/>
        </w:rPr>
      </w:pPr>
      <w:r w:rsidRPr="00B45DA0">
        <w:rPr>
          <w:rFonts w:ascii="Times New Roman" w:hAnsi="Times New Roman"/>
          <w:sz w:val="24"/>
          <w:szCs w:val="24"/>
        </w:rPr>
        <w:t>2</w:t>
      </w:r>
      <w:r w:rsidR="009A4A80" w:rsidRPr="00B45DA0">
        <w:rPr>
          <w:rFonts w:ascii="Times New Roman" w:hAnsi="Times New Roman"/>
          <w:sz w:val="24"/>
          <w:szCs w:val="24"/>
        </w:rPr>
        <w:t>.2</w:t>
      </w:r>
      <w:r w:rsidR="005C1126" w:rsidRPr="00B45DA0">
        <w:rPr>
          <w:rFonts w:ascii="Times New Roman" w:hAnsi="Times New Roman"/>
          <w:sz w:val="24"/>
          <w:szCs w:val="24"/>
        </w:rPr>
        <w:t>.</w:t>
      </w:r>
      <w:r w:rsidR="00E76898">
        <w:rPr>
          <w:rFonts w:ascii="Times New Roman" w:hAnsi="Times New Roman"/>
          <w:sz w:val="24"/>
          <w:szCs w:val="24"/>
        </w:rPr>
        <w:t xml:space="preserve"> </w:t>
      </w:r>
      <w:r w:rsidR="00475F68" w:rsidRPr="00B45DA0">
        <w:rPr>
          <w:rFonts w:ascii="Times New Roman" w:hAnsi="Times New Roman"/>
          <w:sz w:val="24"/>
          <w:szCs w:val="24"/>
        </w:rPr>
        <w:t xml:space="preserve">The application form for </w:t>
      </w:r>
      <w:r w:rsidR="00DD63D0" w:rsidRPr="00B45DA0">
        <w:rPr>
          <w:rFonts w:ascii="Times New Roman" w:hAnsi="Times New Roman"/>
          <w:sz w:val="24"/>
          <w:szCs w:val="24"/>
        </w:rPr>
        <w:t>registration f</w:t>
      </w:r>
      <w:r w:rsidR="00A95A35">
        <w:rPr>
          <w:rFonts w:ascii="Times New Roman" w:hAnsi="Times New Roman"/>
          <w:sz w:val="24"/>
          <w:szCs w:val="24"/>
        </w:rPr>
        <w:t>or</w:t>
      </w:r>
      <w:r w:rsidR="00DD63D0" w:rsidRPr="00B45DA0">
        <w:rPr>
          <w:rFonts w:ascii="Times New Roman" w:hAnsi="Times New Roman"/>
          <w:sz w:val="24"/>
          <w:szCs w:val="24"/>
        </w:rPr>
        <w:t xml:space="preserve"> </w:t>
      </w:r>
      <w:r w:rsidR="00212B56">
        <w:rPr>
          <w:rFonts w:ascii="Times New Roman" w:hAnsi="Times New Roman"/>
          <w:sz w:val="24"/>
          <w:szCs w:val="24"/>
        </w:rPr>
        <w:t>D.Sc./</w:t>
      </w:r>
      <w:r w:rsidR="002A2890">
        <w:rPr>
          <w:rFonts w:ascii="Times New Roman" w:hAnsi="Times New Roman"/>
          <w:sz w:val="24"/>
          <w:szCs w:val="24"/>
        </w:rPr>
        <w:t>D.Litt</w:t>
      </w:r>
      <w:r w:rsidR="007F0914">
        <w:rPr>
          <w:rFonts w:ascii="Times New Roman" w:hAnsi="Times New Roman"/>
          <w:sz w:val="24"/>
          <w:szCs w:val="24"/>
        </w:rPr>
        <w:t>.</w:t>
      </w:r>
      <w:r w:rsidR="002A2890">
        <w:rPr>
          <w:rFonts w:ascii="Times New Roman" w:hAnsi="Times New Roman"/>
          <w:sz w:val="24"/>
          <w:szCs w:val="24"/>
        </w:rPr>
        <w:t xml:space="preserve"> </w:t>
      </w:r>
      <w:r w:rsidR="002A2890" w:rsidRPr="00012BB6">
        <w:rPr>
          <w:rFonts w:ascii="Times New Roman" w:hAnsi="Times New Roman"/>
          <w:b/>
          <w:i/>
          <w:sz w:val="24"/>
          <w:szCs w:val="24"/>
        </w:rPr>
        <w:t>(Annexure I)</w:t>
      </w:r>
      <w:r w:rsidR="00E76898">
        <w:rPr>
          <w:rFonts w:ascii="Times New Roman" w:hAnsi="Times New Roman"/>
          <w:b/>
          <w:i/>
          <w:sz w:val="24"/>
          <w:szCs w:val="24"/>
        </w:rPr>
        <w:t xml:space="preserve"> </w:t>
      </w:r>
      <w:r w:rsidR="002A2890" w:rsidRPr="00B45DA0">
        <w:rPr>
          <w:rFonts w:ascii="Times New Roman" w:hAnsi="Times New Roman"/>
          <w:sz w:val="24"/>
          <w:szCs w:val="24"/>
        </w:rPr>
        <w:t>shall</w:t>
      </w:r>
      <w:r w:rsidR="00475F68" w:rsidRPr="00B45DA0">
        <w:rPr>
          <w:rFonts w:ascii="Times New Roman" w:hAnsi="Times New Roman"/>
          <w:sz w:val="24"/>
          <w:szCs w:val="24"/>
        </w:rPr>
        <w:t xml:space="preserve"> be downloaded</w:t>
      </w:r>
      <w:r w:rsidR="007F0914">
        <w:rPr>
          <w:rFonts w:ascii="Times New Roman" w:hAnsi="Times New Roman"/>
          <w:sz w:val="24"/>
          <w:szCs w:val="24"/>
        </w:rPr>
        <w:t xml:space="preserve"> </w:t>
      </w:r>
      <w:r w:rsidR="00C069BF">
        <w:rPr>
          <w:rFonts w:ascii="Times New Roman" w:hAnsi="Times New Roman"/>
          <w:sz w:val="24"/>
          <w:szCs w:val="24"/>
        </w:rPr>
        <w:t>from the University w</w:t>
      </w:r>
      <w:r w:rsidR="00475F68" w:rsidRPr="00B45DA0">
        <w:rPr>
          <w:rFonts w:ascii="Times New Roman" w:hAnsi="Times New Roman"/>
          <w:sz w:val="24"/>
          <w:szCs w:val="24"/>
        </w:rPr>
        <w:t xml:space="preserve">ebsite </w:t>
      </w:r>
      <w:r w:rsidR="00E76898" w:rsidRPr="007F0914">
        <w:rPr>
          <w:rFonts w:ascii="Times New Roman" w:hAnsi="Times New Roman"/>
          <w:b/>
          <w:sz w:val="24"/>
          <w:szCs w:val="24"/>
        </w:rPr>
        <w:t>www.alagappauniversity.ac.in</w:t>
      </w:r>
      <w:r w:rsidR="00953784">
        <w:rPr>
          <w:rFonts w:ascii="Times New Roman" w:hAnsi="Times New Roman"/>
          <w:sz w:val="24"/>
          <w:szCs w:val="24"/>
        </w:rPr>
        <w:t xml:space="preserve"> and the </w:t>
      </w:r>
      <w:r w:rsidR="00475F68" w:rsidRPr="00B45DA0">
        <w:rPr>
          <w:rFonts w:ascii="Times New Roman" w:hAnsi="Times New Roman"/>
          <w:sz w:val="24"/>
          <w:szCs w:val="24"/>
        </w:rPr>
        <w:t xml:space="preserve">duly filled in </w:t>
      </w:r>
      <w:r w:rsidR="00953784">
        <w:rPr>
          <w:rFonts w:ascii="Times New Roman" w:hAnsi="Times New Roman"/>
          <w:sz w:val="24"/>
          <w:szCs w:val="24"/>
        </w:rPr>
        <w:t xml:space="preserve">application shall be </w:t>
      </w:r>
      <w:r w:rsidRPr="00B45DA0">
        <w:rPr>
          <w:rFonts w:ascii="Times New Roman" w:hAnsi="Times New Roman"/>
          <w:sz w:val="24"/>
          <w:szCs w:val="24"/>
        </w:rPr>
        <w:t xml:space="preserve">submitted </w:t>
      </w:r>
      <w:r w:rsidR="00F106DA" w:rsidRPr="00B45DA0">
        <w:rPr>
          <w:rFonts w:ascii="Times New Roman" w:hAnsi="Times New Roman"/>
          <w:sz w:val="24"/>
          <w:szCs w:val="24"/>
        </w:rPr>
        <w:t>to the Dean-</w:t>
      </w:r>
      <w:r w:rsidR="00DD63D0" w:rsidRPr="00B45DA0">
        <w:rPr>
          <w:rFonts w:ascii="Times New Roman" w:hAnsi="Times New Roman"/>
          <w:sz w:val="24"/>
          <w:szCs w:val="24"/>
        </w:rPr>
        <w:t>Research</w:t>
      </w:r>
      <w:r w:rsidR="00A95A35">
        <w:rPr>
          <w:rFonts w:ascii="Times New Roman" w:hAnsi="Times New Roman"/>
          <w:sz w:val="24"/>
          <w:szCs w:val="24"/>
        </w:rPr>
        <w:t>, both in hard and soft copies (along with necessary registration fee.)</w:t>
      </w:r>
    </w:p>
    <w:p w:rsidR="00A95A35" w:rsidRDefault="008E396F" w:rsidP="00CF52C5">
      <w:pPr>
        <w:autoSpaceDE w:val="0"/>
        <w:autoSpaceDN w:val="0"/>
        <w:adjustRightInd w:val="0"/>
        <w:spacing w:after="0" w:line="360" w:lineRule="auto"/>
        <w:ind w:left="284"/>
        <w:jc w:val="both"/>
        <w:rPr>
          <w:rFonts w:ascii="Times New Roman" w:hAnsi="Times New Roman"/>
          <w:sz w:val="24"/>
          <w:szCs w:val="24"/>
        </w:rPr>
      </w:pPr>
      <w:r>
        <w:rPr>
          <w:rFonts w:ascii="Times New Roman" w:hAnsi="Times New Roman"/>
          <w:sz w:val="24"/>
          <w:szCs w:val="24"/>
        </w:rPr>
        <w:t>2.</w:t>
      </w:r>
      <w:r w:rsidR="00CF52C5">
        <w:rPr>
          <w:rFonts w:ascii="Times New Roman" w:hAnsi="Times New Roman"/>
          <w:sz w:val="24"/>
          <w:szCs w:val="24"/>
        </w:rPr>
        <w:t xml:space="preserve">3. </w:t>
      </w:r>
      <w:r w:rsidR="00A95A35">
        <w:rPr>
          <w:rFonts w:ascii="Times New Roman" w:hAnsi="Times New Roman"/>
          <w:sz w:val="24"/>
          <w:szCs w:val="24"/>
        </w:rPr>
        <w:t xml:space="preserve">The application form shall have reprints of publications (as per item 1.2) and required </w:t>
      </w:r>
    </w:p>
    <w:p w:rsidR="00C503C9" w:rsidRDefault="00A95A35" w:rsidP="00CF52C5">
      <w:pPr>
        <w:autoSpaceDE w:val="0"/>
        <w:autoSpaceDN w:val="0"/>
        <w:adjustRightInd w:val="0"/>
        <w:spacing w:after="0" w:line="360" w:lineRule="auto"/>
        <w:ind w:left="284"/>
        <w:jc w:val="both"/>
        <w:rPr>
          <w:rFonts w:ascii="Times New Roman" w:hAnsi="Times New Roman"/>
          <w:sz w:val="24"/>
          <w:szCs w:val="24"/>
        </w:rPr>
      </w:pPr>
      <w:r>
        <w:rPr>
          <w:rFonts w:ascii="Times New Roman" w:hAnsi="Times New Roman"/>
          <w:sz w:val="24"/>
          <w:szCs w:val="24"/>
        </w:rPr>
        <w:t xml:space="preserve">        certificates.</w:t>
      </w:r>
    </w:p>
    <w:p w:rsidR="00CF52C5" w:rsidRPr="00C503C9" w:rsidRDefault="00CF52C5" w:rsidP="00CF52C5">
      <w:pPr>
        <w:autoSpaceDE w:val="0"/>
        <w:autoSpaceDN w:val="0"/>
        <w:adjustRightInd w:val="0"/>
        <w:spacing w:after="0" w:line="360" w:lineRule="auto"/>
        <w:ind w:left="284"/>
        <w:jc w:val="both"/>
        <w:rPr>
          <w:rFonts w:ascii="Times New Roman" w:hAnsi="Times New Roman"/>
          <w:sz w:val="24"/>
          <w:szCs w:val="24"/>
        </w:rPr>
      </w:pPr>
    </w:p>
    <w:p w:rsidR="00FA7BD2" w:rsidRPr="00B45DA0" w:rsidRDefault="00FA7BD2" w:rsidP="007F0914">
      <w:pPr>
        <w:spacing w:after="0" w:line="360" w:lineRule="auto"/>
        <w:jc w:val="both"/>
        <w:rPr>
          <w:rFonts w:ascii="Times New Roman" w:hAnsi="Times New Roman"/>
          <w:b/>
          <w:bCs/>
          <w:sz w:val="24"/>
          <w:szCs w:val="24"/>
        </w:rPr>
      </w:pPr>
      <w:r w:rsidRPr="00B45DA0">
        <w:rPr>
          <w:rFonts w:ascii="Times New Roman" w:hAnsi="Times New Roman"/>
          <w:b/>
          <w:sz w:val="24"/>
          <w:szCs w:val="24"/>
        </w:rPr>
        <w:t xml:space="preserve">3. </w:t>
      </w:r>
      <w:r w:rsidRPr="00B45DA0">
        <w:rPr>
          <w:rFonts w:ascii="Times New Roman" w:hAnsi="Times New Roman"/>
          <w:b/>
          <w:bCs/>
          <w:sz w:val="24"/>
          <w:szCs w:val="24"/>
        </w:rPr>
        <w:t xml:space="preserve">SUBMISSION OF THESIS </w:t>
      </w:r>
    </w:p>
    <w:p w:rsidR="005752C1" w:rsidRPr="00B45DA0" w:rsidRDefault="009A4A80" w:rsidP="00024F6A">
      <w:pPr>
        <w:spacing w:line="360" w:lineRule="auto"/>
        <w:ind w:left="284"/>
        <w:jc w:val="both"/>
        <w:rPr>
          <w:rFonts w:ascii="Times New Roman" w:hAnsi="Times New Roman"/>
          <w:sz w:val="24"/>
          <w:szCs w:val="24"/>
        </w:rPr>
      </w:pPr>
      <w:r w:rsidRPr="00B45DA0">
        <w:rPr>
          <w:rFonts w:ascii="Times New Roman" w:hAnsi="Times New Roman"/>
          <w:sz w:val="24"/>
          <w:szCs w:val="24"/>
        </w:rPr>
        <w:t>3.1</w:t>
      </w:r>
      <w:r w:rsidR="005C1126" w:rsidRPr="00B45DA0">
        <w:rPr>
          <w:rFonts w:ascii="Times New Roman" w:hAnsi="Times New Roman"/>
          <w:sz w:val="24"/>
          <w:szCs w:val="24"/>
        </w:rPr>
        <w:t>.</w:t>
      </w:r>
      <w:r w:rsidRPr="00B45DA0">
        <w:rPr>
          <w:rFonts w:ascii="Times New Roman" w:hAnsi="Times New Roman"/>
          <w:sz w:val="24"/>
          <w:szCs w:val="24"/>
        </w:rPr>
        <w:t xml:space="preserve"> Thesis</w:t>
      </w:r>
      <w:r w:rsidR="00761E1B" w:rsidRPr="00B45DA0">
        <w:rPr>
          <w:rFonts w:ascii="Times New Roman" w:hAnsi="Times New Roman"/>
          <w:sz w:val="24"/>
          <w:szCs w:val="24"/>
        </w:rPr>
        <w:t xml:space="preserve"> submission fee is Rs.</w:t>
      </w:r>
      <w:r w:rsidR="00E51538">
        <w:rPr>
          <w:rFonts w:ascii="Times New Roman" w:hAnsi="Times New Roman"/>
          <w:sz w:val="24"/>
          <w:szCs w:val="24"/>
          <w:lang w:val="en-GB"/>
        </w:rPr>
        <w:t>20</w:t>
      </w:r>
      <w:r w:rsidR="00071557">
        <w:rPr>
          <w:rFonts w:ascii="Times New Roman" w:hAnsi="Times New Roman"/>
          <w:sz w:val="24"/>
          <w:szCs w:val="24"/>
          <w:lang w:val="en-GB"/>
        </w:rPr>
        <w:t>,</w:t>
      </w:r>
      <w:r w:rsidR="00E51538">
        <w:rPr>
          <w:rFonts w:ascii="Times New Roman" w:hAnsi="Times New Roman"/>
          <w:sz w:val="24"/>
          <w:szCs w:val="24"/>
          <w:lang w:val="en-GB"/>
        </w:rPr>
        <w:t>000</w:t>
      </w:r>
      <w:r w:rsidR="001468F3" w:rsidRPr="00B45DA0">
        <w:rPr>
          <w:rFonts w:ascii="Times New Roman" w:hAnsi="Times New Roman"/>
          <w:sz w:val="24"/>
          <w:szCs w:val="24"/>
        </w:rPr>
        <w:t>/-</w:t>
      </w:r>
    </w:p>
    <w:p w:rsidR="0061572E" w:rsidRDefault="00761E1B" w:rsidP="00D0492B">
      <w:pPr>
        <w:spacing w:line="360" w:lineRule="auto"/>
        <w:ind w:left="720" w:hanging="436"/>
        <w:jc w:val="both"/>
        <w:rPr>
          <w:rFonts w:ascii="Times New Roman" w:hAnsi="Times New Roman"/>
          <w:sz w:val="24"/>
          <w:szCs w:val="24"/>
          <w:lang w:val="en-GB"/>
        </w:rPr>
      </w:pPr>
      <w:r w:rsidRPr="00762C3A">
        <w:rPr>
          <w:rFonts w:ascii="Times New Roman" w:hAnsi="Times New Roman"/>
          <w:sz w:val="24"/>
          <w:szCs w:val="24"/>
        </w:rPr>
        <w:t>3.2</w:t>
      </w:r>
      <w:r w:rsidR="005C1126" w:rsidRPr="00762C3A">
        <w:rPr>
          <w:rFonts w:ascii="Times New Roman" w:hAnsi="Times New Roman"/>
          <w:sz w:val="24"/>
          <w:szCs w:val="24"/>
        </w:rPr>
        <w:t>.</w:t>
      </w:r>
      <w:r w:rsidR="00F23341">
        <w:rPr>
          <w:rFonts w:ascii="Times New Roman" w:hAnsi="Times New Roman"/>
          <w:sz w:val="24"/>
          <w:szCs w:val="24"/>
        </w:rPr>
        <w:t xml:space="preserve"> </w:t>
      </w:r>
      <w:r w:rsidR="00054F0F" w:rsidRPr="00762C3A">
        <w:rPr>
          <w:rFonts w:ascii="Times New Roman" w:hAnsi="Times New Roman"/>
          <w:sz w:val="24"/>
          <w:szCs w:val="24"/>
        </w:rPr>
        <w:t>The D.Sc.</w:t>
      </w:r>
      <w:r w:rsidR="00762C3A" w:rsidRPr="00762C3A">
        <w:rPr>
          <w:rFonts w:ascii="Times New Roman" w:hAnsi="Times New Roman"/>
          <w:sz w:val="24"/>
          <w:szCs w:val="24"/>
        </w:rPr>
        <w:t>/D.Litt. thesis shall</w:t>
      </w:r>
      <w:r w:rsidR="00054F0F" w:rsidRPr="00762C3A">
        <w:rPr>
          <w:rFonts w:ascii="Times New Roman" w:hAnsi="Times New Roman"/>
          <w:sz w:val="24"/>
          <w:szCs w:val="24"/>
        </w:rPr>
        <w:t xml:space="preserve"> be </w:t>
      </w:r>
      <w:r w:rsidR="002660A2">
        <w:rPr>
          <w:rFonts w:ascii="Times New Roman" w:hAnsi="Times New Roman"/>
          <w:sz w:val="24"/>
          <w:szCs w:val="24"/>
          <w:lang w:val="en-GB"/>
        </w:rPr>
        <w:t xml:space="preserve">on the basis of the publications which shall be arranged sequentially </w:t>
      </w:r>
      <w:r w:rsidR="00316988">
        <w:rPr>
          <w:rFonts w:ascii="Times New Roman" w:hAnsi="Times New Roman"/>
          <w:sz w:val="24"/>
          <w:szCs w:val="24"/>
          <w:lang w:val="en-GB"/>
        </w:rPr>
        <w:t xml:space="preserve">and discussed </w:t>
      </w:r>
      <w:r w:rsidR="002660A2">
        <w:rPr>
          <w:rFonts w:ascii="Times New Roman" w:hAnsi="Times New Roman"/>
          <w:sz w:val="24"/>
          <w:szCs w:val="24"/>
          <w:lang w:val="en-GB"/>
        </w:rPr>
        <w:t xml:space="preserve">by providing adequate linkages between </w:t>
      </w:r>
      <w:r w:rsidR="00731987">
        <w:rPr>
          <w:rFonts w:ascii="Times New Roman" w:hAnsi="Times New Roman"/>
          <w:sz w:val="24"/>
          <w:szCs w:val="24"/>
          <w:lang w:val="en-GB"/>
        </w:rPr>
        <w:t xml:space="preserve">the chapters. </w:t>
      </w:r>
      <w:r w:rsidR="00377DB3">
        <w:rPr>
          <w:rFonts w:ascii="Times New Roman" w:hAnsi="Times New Roman"/>
          <w:sz w:val="24"/>
          <w:szCs w:val="24"/>
          <w:lang w:val="en-GB"/>
        </w:rPr>
        <w:t>While</w:t>
      </w:r>
      <w:r w:rsidR="0061572E">
        <w:rPr>
          <w:rFonts w:ascii="Times New Roman" w:hAnsi="Times New Roman"/>
          <w:sz w:val="24"/>
          <w:szCs w:val="24"/>
          <w:lang w:val="en-GB"/>
        </w:rPr>
        <w:t xml:space="preserve"> the </w:t>
      </w:r>
      <w:r w:rsidR="00CF14BD">
        <w:rPr>
          <w:rFonts w:ascii="Times New Roman" w:hAnsi="Times New Roman"/>
          <w:sz w:val="24"/>
          <w:szCs w:val="24"/>
          <w:lang w:val="en-GB"/>
        </w:rPr>
        <w:t xml:space="preserve"> </w:t>
      </w:r>
      <w:r w:rsidR="00731987">
        <w:rPr>
          <w:rFonts w:ascii="Times New Roman" w:hAnsi="Times New Roman"/>
          <w:sz w:val="24"/>
          <w:szCs w:val="24"/>
          <w:lang w:val="en-GB"/>
        </w:rPr>
        <w:t>common theme</w:t>
      </w:r>
      <w:r w:rsidR="0061572E">
        <w:rPr>
          <w:rFonts w:ascii="Times New Roman" w:hAnsi="Times New Roman"/>
          <w:sz w:val="24"/>
          <w:szCs w:val="24"/>
          <w:lang w:val="en-GB"/>
        </w:rPr>
        <w:t xml:space="preserve"> shall</w:t>
      </w:r>
      <w:r w:rsidR="00316988">
        <w:rPr>
          <w:rFonts w:ascii="Times New Roman" w:hAnsi="Times New Roman"/>
          <w:sz w:val="24"/>
          <w:szCs w:val="24"/>
          <w:lang w:val="en-GB"/>
        </w:rPr>
        <w:t xml:space="preserve"> form</w:t>
      </w:r>
      <w:r w:rsidR="0061572E">
        <w:rPr>
          <w:rFonts w:ascii="Times New Roman" w:hAnsi="Times New Roman"/>
          <w:sz w:val="24"/>
          <w:szCs w:val="24"/>
          <w:lang w:val="en-GB"/>
        </w:rPr>
        <w:t>s</w:t>
      </w:r>
      <w:r w:rsidR="00316988">
        <w:rPr>
          <w:rFonts w:ascii="Times New Roman" w:hAnsi="Times New Roman"/>
          <w:sz w:val="24"/>
          <w:szCs w:val="24"/>
          <w:lang w:val="en-GB"/>
        </w:rPr>
        <w:t xml:space="preserve"> the title</w:t>
      </w:r>
      <w:r w:rsidR="00D0492B">
        <w:rPr>
          <w:rFonts w:ascii="Times New Roman" w:hAnsi="Times New Roman"/>
          <w:sz w:val="24"/>
          <w:szCs w:val="24"/>
          <w:lang w:val="en-GB"/>
        </w:rPr>
        <w:t>,</w:t>
      </w:r>
      <w:r w:rsidR="00316988">
        <w:rPr>
          <w:rFonts w:ascii="Times New Roman" w:hAnsi="Times New Roman"/>
          <w:sz w:val="24"/>
          <w:szCs w:val="24"/>
          <w:lang w:val="en-GB"/>
        </w:rPr>
        <w:t xml:space="preserve"> </w:t>
      </w:r>
      <w:r w:rsidR="00731987">
        <w:rPr>
          <w:rFonts w:ascii="Times New Roman" w:hAnsi="Times New Roman"/>
          <w:sz w:val="24"/>
          <w:szCs w:val="24"/>
          <w:lang w:val="en-GB"/>
        </w:rPr>
        <w:t xml:space="preserve">the </w:t>
      </w:r>
      <w:r w:rsidR="009574BC">
        <w:rPr>
          <w:rFonts w:ascii="Times New Roman" w:hAnsi="Times New Roman"/>
          <w:sz w:val="24"/>
          <w:szCs w:val="24"/>
          <w:lang w:val="en-GB"/>
        </w:rPr>
        <w:t xml:space="preserve">introduction </w:t>
      </w:r>
      <w:r w:rsidR="0061572E">
        <w:rPr>
          <w:rFonts w:ascii="Times New Roman" w:hAnsi="Times New Roman"/>
          <w:sz w:val="24"/>
          <w:szCs w:val="24"/>
          <w:lang w:val="en-GB"/>
        </w:rPr>
        <w:t>shall provide over view of the theme and rationale of the work.  Whereas the conclusion shall present the findings and the impact.</w:t>
      </w:r>
    </w:p>
    <w:p w:rsidR="00FE004A" w:rsidRPr="00587EDB" w:rsidRDefault="00762C3A" w:rsidP="00D0492B">
      <w:pPr>
        <w:spacing w:line="360" w:lineRule="auto"/>
        <w:ind w:left="720" w:hanging="436"/>
        <w:jc w:val="both"/>
        <w:rPr>
          <w:rFonts w:ascii="Times New Roman" w:eastAsia="Times New Roman" w:hAnsi="Times New Roman"/>
          <w:sz w:val="24"/>
          <w:szCs w:val="24"/>
          <w:lang w:val="en-GB" w:eastAsia="en-IN"/>
        </w:rPr>
      </w:pPr>
      <w:r>
        <w:rPr>
          <w:rFonts w:ascii="Times New Roman" w:hAnsi="Times New Roman"/>
          <w:sz w:val="24"/>
          <w:szCs w:val="24"/>
        </w:rPr>
        <w:t xml:space="preserve">3.3 </w:t>
      </w:r>
      <w:r w:rsidR="00953784">
        <w:rPr>
          <w:rFonts w:ascii="Times New Roman" w:hAnsi="Times New Roman"/>
          <w:sz w:val="24"/>
          <w:szCs w:val="24"/>
        </w:rPr>
        <w:t>The Candidate shall submit his/</w:t>
      </w:r>
      <w:r w:rsidR="00FA7BD2" w:rsidRPr="00B45DA0">
        <w:rPr>
          <w:rFonts w:ascii="Times New Roman" w:hAnsi="Times New Roman"/>
          <w:sz w:val="24"/>
          <w:szCs w:val="24"/>
        </w:rPr>
        <w:t xml:space="preserve">her thesis after a period of </w:t>
      </w:r>
      <w:r w:rsidR="009A5E08" w:rsidRPr="004D183F">
        <w:rPr>
          <w:rFonts w:ascii="Times New Roman" w:hAnsi="Times New Roman"/>
          <w:sz w:val="24"/>
          <w:szCs w:val="24"/>
        </w:rPr>
        <w:t>six</w:t>
      </w:r>
      <w:r w:rsidR="009A5E08" w:rsidRPr="00B45DA0">
        <w:rPr>
          <w:rFonts w:ascii="Times New Roman" w:hAnsi="Times New Roman"/>
          <w:sz w:val="24"/>
          <w:szCs w:val="24"/>
        </w:rPr>
        <w:t xml:space="preserve"> months</w:t>
      </w:r>
      <w:r w:rsidR="00FA7BD2" w:rsidRPr="00B45DA0">
        <w:rPr>
          <w:rFonts w:ascii="Times New Roman" w:hAnsi="Times New Roman"/>
          <w:sz w:val="24"/>
          <w:szCs w:val="24"/>
        </w:rPr>
        <w:t xml:space="preserve"> from the date of registration</w:t>
      </w:r>
      <w:r w:rsidR="0061572E">
        <w:rPr>
          <w:rFonts w:ascii="Times New Roman" w:hAnsi="Times New Roman"/>
          <w:sz w:val="24"/>
          <w:szCs w:val="24"/>
        </w:rPr>
        <w:t>,</w:t>
      </w:r>
      <w:r w:rsidR="00FA7BD2" w:rsidRPr="00B45DA0">
        <w:rPr>
          <w:rFonts w:ascii="Times New Roman" w:hAnsi="Times New Roman"/>
          <w:sz w:val="24"/>
          <w:szCs w:val="24"/>
        </w:rPr>
        <w:t xml:space="preserve"> but not later than</w:t>
      </w:r>
      <w:r w:rsidR="00662187">
        <w:rPr>
          <w:rFonts w:ascii="Times New Roman" w:hAnsi="Times New Roman"/>
          <w:sz w:val="24"/>
          <w:szCs w:val="24"/>
          <w:lang w:val="en-GB"/>
        </w:rPr>
        <w:t xml:space="preserve"> 12 months.</w:t>
      </w:r>
      <w:r w:rsidR="00D0492B">
        <w:rPr>
          <w:rFonts w:ascii="Times New Roman" w:hAnsi="Times New Roman"/>
          <w:sz w:val="24"/>
          <w:szCs w:val="24"/>
          <w:lang w:val="en-GB"/>
        </w:rPr>
        <w:t xml:space="preserve"> </w:t>
      </w:r>
      <w:r w:rsidR="009D13E9">
        <w:rPr>
          <w:rFonts w:ascii="Times New Roman" w:eastAsia="Times New Roman" w:hAnsi="Times New Roman"/>
          <w:sz w:val="24"/>
          <w:szCs w:val="24"/>
          <w:lang w:val="en-GB" w:eastAsia="en-IN"/>
        </w:rPr>
        <w:t xml:space="preserve">One </w:t>
      </w:r>
      <w:r w:rsidR="00FE004A" w:rsidRPr="00B45DA0">
        <w:rPr>
          <w:rFonts w:ascii="Times New Roman" w:eastAsia="Times New Roman" w:hAnsi="Times New Roman"/>
          <w:sz w:val="24"/>
          <w:szCs w:val="24"/>
          <w:lang w:eastAsia="en-IN"/>
        </w:rPr>
        <w:t>extension of six months</w:t>
      </w:r>
      <w:r w:rsidR="00D0492B">
        <w:rPr>
          <w:rFonts w:ascii="Times New Roman" w:eastAsia="Times New Roman" w:hAnsi="Times New Roman"/>
          <w:sz w:val="24"/>
          <w:szCs w:val="24"/>
          <w:lang w:eastAsia="en-IN"/>
        </w:rPr>
        <w:t xml:space="preserve"> </w:t>
      </w:r>
      <w:r w:rsidR="00953784">
        <w:rPr>
          <w:rFonts w:ascii="Times New Roman" w:eastAsia="Times New Roman" w:hAnsi="Times New Roman"/>
          <w:sz w:val="24"/>
          <w:szCs w:val="24"/>
          <w:lang w:eastAsia="en-IN"/>
        </w:rPr>
        <w:t xml:space="preserve">shall be </w:t>
      </w:r>
      <w:r w:rsidR="00FE004A" w:rsidRPr="00B45DA0">
        <w:rPr>
          <w:rFonts w:ascii="Times New Roman" w:eastAsia="Times New Roman" w:hAnsi="Times New Roman"/>
          <w:sz w:val="24"/>
          <w:szCs w:val="24"/>
          <w:lang w:eastAsia="en-IN"/>
        </w:rPr>
        <w:t>given</w:t>
      </w:r>
      <w:r w:rsidR="00D0492B">
        <w:rPr>
          <w:rFonts w:ascii="Times New Roman" w:eastAsia="Times New Roman" w:hAnsi="Times New Roman"/>
          <w:sz w:val="24"/>
          <w:szCs w:val="24"/>
          <w:lang w:eastAsia="en-IN"/>
        </w:rPr>
        <w:t xml:space="preserve">, </w:t>
      </w:r>
      <w:r w:rsidR="00496316">
        <w:rPr>
          <w:rFonts w:ascii="Times New Roman" w:eastAsia="Times New Roman" w:hAnsi="Times New Roman"/>
          <w:sz w:val="24"/>
          <w:szCs w:val="24"/>
          <w:lang w:val="en-GB" w:eastAsia="en-IN"/>
        </w:rPr>
        <w:t>provided the request comes</w:t>
      </w:r>
      <w:r w:rsidR="00CF14BD">
        <w:rPr>
          <w:rFonts w:ascii="Times New Roman" w:eastAsia="Times New Roman" w:hAnsi="Times New Roman"/>
          <w:sz w:val="24"/>
          <w:szCs w:val="24"/>
          <w:lang w:val="en-GB" w:eastAsia="en-IN"/>
        </w:rPr>
        <w:t xml:space="preserve"> </w:t>
      </w:r>
      <w:r w:rsidR="00E448CC">
        <w:rPr>
          <w:rFonts w:ascii="Times New Roman" w:eastAsia="Times New Roman" w:hAnsi="Times New Roman"/>
          <w:sz w:val="24"/>
          <w:szCs w:val="24"/>
          <w:lang w:val="en-GB" w:eastAsia="en-IN"/>
        </w:rPr>
        <w:t xml:space="preserve">at least </w:t>
      </w:r>
      <w:r w:rsidR="00FE004A" w:rsidRPr="00B45DA0">
        <w:rPr>
          <w:rFonts w:ascii="Times New Roman" w:eastAsia="Times New Roman" w:hAnsi="Times New Roman"/>
          <w:sz w:val="24"/>
          <w:szCs w:val="24"/>
          <w:lang w:eastAsia="en-IN"/>
        </w:rPr>
        <w:t xml:space="preserve">one month </w:t>
      </w:r>
      <w:r w:rsidR="00E448CC">
        <w:rPr>
          <w:rFonts w:ascii="Times New Roman" w:eastAsia="Times New Roman" w:hAnsi="Times New Roman"/>
          <w:sz w:val="24"/>
          <w:szCs w:val="24"/>
          <w:lang w:val="en-GB" w:eastAsia="en-IN"/>
        </w:rPr>
        <w:t xml:space="preserve">prior </w:t>
      </w:r>
      <w:r w:rsidR="00FE004A" w:rsidRPr="00B45DA0">
        <w:rPr>
          <w:rFonts w:ascii="Times New Roman" w:eastAsia="Times New Roman" w:hAnsi="Times New Roman"/>
          <w:sz w:val="24"/>
          <w:szCs w:val="24"/>
          <w:lang w:eastAsia="en-IN"/>
        </w:rPr>
        <w:t xml:space="preserve">to the </w:t>
      </w:r>
      <w:r w:rsidR="00786FF1">
        <w:rPr>
          <w:rFonts w:ascii="Times New Roman" w:eastAsia="Times New Roman" w:hAnsi="Times New Roman"/>
          <w:sz w:val="24"/>
          <w:szCs w:val="24"/>
          <w:lang w:val="en-GB" w:eastAsia="en-IN"/>
        </w:rPr>
        <w:t xml:space="preserve">date of </w:t>
      </w:r>
      <w:r w:rsidR="00FE004A" w:rsidRPr="00B45DA0">
        <w:rPr>
          <w:rFonts w:ascii="Times New Roman" w:eastAsia="Times New Roman" w:hAnsi="Times New Roman"/>
          <w:sz w:val="24"/>
          <w:szCs w:val="24"/>
          <w:lang w:eastAsia="en-IN"/>
        </w:rPr>
        <w:t>expiry</w:t>
      </w:r>
      <w:r w:rsidR="00786FF1">
        <w:rPr>
          <w:rFonts w:ascii="Times New Roman" w:eastAsia="Times New Roman" w:hAnsi="Times New Roman"/>
          <w:sz w:val="24"/>
          <w:szCs w:val="24"/>
          <w:lang w:val="en-GB" w:eastAsia="en-IN"/>
        </w:rPr>
        <w:t xml:space="preserve">. The candidate shall be </w:t>
      </w:r>
      <w:r w:rsidR="00587EDB">
        <w:rPr>
          <w:rFonts w:ascii="Times New Roman" w:eastAsia="Times New Roman" w:hAnsi="Times New Roman"/>
          <w:sz w:val="24"/>
          <w:szCs w:val="24"/>
          <w:lang w:val="en-GB" w:eastAsia="en-IN"/>
        </w:rPr>
        <w:t xml:space="preserve">required </w:t>
      </w:r>
      <w:r w:rsidR="00CF14BD">
        <w:rPr>
          <w:rFonts w:ascii="Times New Roman" w:eastAsia="Times New Roman" w:hAnsi="Times New Roman"/>
          <w:sz w:val="24"/>
          <w:szCs w:val="24"/>
          <w:lang w:val="en-GB" w:eastAsia="en-IN"/>
        </w:rPr>
        <w:t xml:space="preserve">to </w:t>
      </w:r>
      <w:r w:rsidR="00587EDB">
        <w:rPr>
          <w:rFonts w:ascii="Times New Roman" w:eastAsia="Times New Roman" w:hAnsi="Times New Roman"/>
          <w:sz w:val="24"/>
          <w:szCs w:val="24"/>
          <w:lang w:val="en-GB" w:eastAsia="en-IN"/>
        </w:rPr>
        <w:t>pay</w:t>
      </w:r>
      <w:r w:rsidR="00D0492B">
        <w:rPr>
          <w:rFonts w:ascii="Times New Roman" w:eastAsia="Times New Roman" w:hAnsi="Times New Roman"/>
          <w:sz w:val="24"/>
          <w:szCs w:val="24"/>
          <w:lang w:eastAsia="en-IN"/>
        </w:rPr>
        <w:t xml:space="preserve"> </w:t>
      </w:r>
      <w:r w:rsidR="00953784">
        <w:rPr>
          <w:rFonts w:ascii="Times New Roman" w:eastAsia="Times New Roman" w:hAnsi="Times New Roman"/>
          <w:sz w:val="24"/>
          <w:szCs w:val="24"/>
          <w:lang w:eastAsia="en-IN"/>
        </w:rPr>
        <w:t>a fee</w:t>
      </w:r>
      <w:r w:rsidR="00FE004A" w:rsidRPr="00B45DA0">
        <w:rPr>
          <w:rFonts w:ascii="Times New Roman" w:eastAsia="Times New Roman" w:hAnsi="Times New Roman"/>
          <w:sz w:val="24"/>
          <w:szCs w:val="24"/>
          <w:lang w:eastAsia="en-IN"/>
        </w:rPr>
        <w:t xml:space="preserve"> of Rs.2000</w:t>
      </w:r>
      <w:r w:rsidR="0061572E">
        <w:rPr>
          <w:rFonts w:ascii="Times New Roman" w:eastAsia="Times New Roman" w:hAnsi="Times New Roman"/>
          <w:sz w:val="24"/>
          <w:szCs w:val="24"/>
          <w:lang w:eastAsia="en-IN"/>
        </w:rPr>
        <w:t>/-</w:t>
      </w:r>
      <w:r w:rsidR="00FE004A" w:rsidRPr="00B45DA0">
        <w:rPr>
          <w:rFonts w:ascii="Times New Roman" w:eastAsia="Times New Roman" w:hAnsi="Times New Roman"/>
          <w:sz w:val="24"/>
          <w:szCs w:val="24"/>
          <w:lang w:eastAsia="en-IN"/>
        </w:rPr>
        <w:t xml:space="preserve"> for  extension</w:t>
      </w:r>
      <w:r w:rsidR="002F1F28" w:rsidRPr="00B45DA0">
        <w:rPr>
          <w:rFonts w:ascii="Times New Roman" w:eastAsia="Times New Roman" w:hAnsi="Times New Roman"/>
          <w:sz w:val="24"/>
          <w:szCs w:val="24"/>
          <w:lang w:eastAsia="en-IN"/>
        </w:rPr>
        <w:t xml:space="preserve">. </w:t>
      </w:r>
    </w:p>
    <w:p w:rsidR="003B4DAE" w:rsidRPr="00B45DA0" w:rsidRDefault="00762C3A" w:rsidP="00024F6A">
      <w:pPr>
        <w:pStyle w:val="Default"/>
        <w:spacing w:line="360" w:lineRule="auto"/>
        <w:ind w:left="284"/>
        <w:jc w:val="both"/>
      </w:pPr>
      <w:r>
        <w:t>3.4</w:t>
      </w:r>
      <w:r w:rsidR="00D0492B">
        <w:t xml:space="preserve"> </w:t>
      </w:r>
      <w:r w:rsidR="003B4DAE" w:rsidRPr="00B45DA0">
        <w:t>The following format may be normally ado</w:t>
      </w:r>
      <w:r w:rsidR="00953784">
        <w:t>pted for the D. Sc./D. Litt. T</w:t>
      </w:r>
      <w:r w:rsidR="003B4DAE" w:rsidRPr="00B45DA0">
        <w:t xml:space="preserve">hesis: </w:t>
      </w:r>
    </w:p>
    <w:p w:rsidR="003B4DAE" w:rsidRPr="00B853E8" w:rsidRDefault="003B4DAE" w:rsidP="00024F6A">
      <w:pPr>
        <w:pStyle w:val="Default"/>
        <w:spacing w:after="87" w:line="360" w:lineRule="auto"/>
        <w:ind w:left="709"/>
        <w:jc w:val="both"/>
      </w:pPr>
      <w:r w:rsidRPr="00B45DA0">
        <w:t>1</w:t>
      </w:r>
      <w:r w:rsidRPr="00B853E8">
        <w:t>. Cover page</w:t>
      </w:r>
      <w:r w:rsidR="00C84872" w:rsidRPr="00B853E8">
        <w:t xml:space="preserve"> (</w:t>
      </w:r>
      <w:r w:rsidR="00953784" w:rsidRPr="00B853E8">
        <w:t xml:space="preserve">as per the format given in </w:t>
      </w:r>
      <w:r w:rsidR="00953784" w:rsidRPr="00B853E8">
        <w:rPr>
          <w:b/>
          <w:i/>
        </w:rPr>
        <w:t>Annexure I</w:t>
      </w:r>
      <w:r w:rsidR="002A2890" w:rsidRPr="00B853E8">
        <w:rPr>
          <w:b/>
          <w:i/>
        </w:rPr>
        <w:t>I</w:t>
      </w:r>
      <w:r w:rsidR="00C84872" w:rsidRPr="00B853E8">
        <w:t>).</w:t>
      </w:r>
    </w:p>
    <w:p w:rsidR="003B4DAE" w:rsidRDefault="003B4DAE" w:rsidP="00024F6A">
      <w:pPr>
        <w:pStyle w:val="Default"/>
        <w:spacing w:after="87" w:line="360" w:lineRule="auto"/>
        <w:ind w:left="709"/>
        <w:jc w:val="both"/>
        <w:rPr>
          <w:i/>
          <w:iCs/>
          <w:lang w:val="en-GB"/>
        </w:rPr>
      </w:pPr>
      <w:r w:rsidRPr="00B853E8">
        <w:t xml:space="preserve">2. Declaration by the Candidate </w:t>
      </w:r>
      <w:r w:rsidR="00C84872" w:rsidRPr="00B853E8">
        <w:t>(</w:t>
      </w:r>
      <w:r w:rsidRPr="00B853E8">
        <w:t xml:space="preserve">as per the format given in </w:t>
      </w:r>
      <w:r w:rsidR="00953784" w:rsidRPr="00B853E8">
        <w:rPr>
          <w:b/>
          <w:i/>
          <w:iCs/>
        </w:rPr>
        <w:t>Annexure I</w:t>
      </w:r>
      <w:r w:rsidR="002A2890" w:rsidRPr="00B853E8">
        <w:rPr>
          <w:b/>
          <w:i/>
          <w:iCs/>
        </w:rPr>
        <w:t>I</w:t>
      </w:r>
      <w:r w:rsidR="00953784" w:rsidRPr="00B853E8">
        <w:rPr>
          <w:b/>
          <w:i/>
          <w:iCs/>
        </w:rPr>
        <w:t>I</w:t>
      </w:r>
      <w:r w:rsidR="00C84872" w:rsidRPr="00B853E8">
        <w:rPr>
          <w:iCs/>
        </w:rPr>
        <w:t>)</w:t>
      </w:r>
      <w:r w:rsidR="00ED7FAB" w:rsidRPr="00B853E8">
        <w:rPr>
          <w:i/>
          <w:iCs/>
        </w:rPr>
        <w:t>.</w:t>
      </w:r>
    </w:p>
    <w:p w:rsidR="003B4DAE" w:rsidRPr="00B853E8" w:rsidRDefault="00CF14BD" w:rsidP="00024F6A">
      <w:pPr>
        <w:pStyle w:val="Default"/>
        <w:spacing w:after="87" w:line="360" w:lineRule="auto"/>
        <w:ind w:left="709"/>
        <w:jc w:val="both"/>
      </w:pPr>
      <w:r>
        <w:t>3</w:t>
      </w:r>
      <w:r w:rsidR="003B4DAE" w:rsidRPr="00B853E8">
        <w:t xml:space="preserve">. Contents. </w:t>
      </w:r>
    </w:p>
    <w:p w:rsidR="003B4DAE" w:rsidRPr="00CC0CDD" w:rsidRDefault="00CF14BD" w:rsidP="00D0492B">
      <w:pPr>
        <w:pStyle w:val="Default"/>
        <w:spacing w:after="87" w:line="360" w:lineRule="auto"/>
        <w:ind w:left="990" w:hanging="281"/>
        <w:jc w:val="both"/>
        <w:rPr>
          <w:color w:val="auto"/>
        </w:rPr>
      </w:pPr>
      <w:r>
        <w:t>4</w:t>
      </w:r>
      <w:r w:rsidR="003B4DAE" w:rsidRPr="00B853E8">
        <w:t xml:space="preserve">. </w:t>
      </w:r>
      <w:r w:rsidR="00C82948" w:rsidRPr="00C84872">
        <w:rPr>
          <w:color w:val="auto"/>
        </w:rPr>
        <w:t>T</w:t>
      </w:r>
      <w:r w:rsidR="003B4DAE" w:rsidRPr="00C84872">
        <w:rPr>
          <w:color w:val="auto"/>
        </w:rPr>
        <w:t>he</w:t>
      </w:r>
      <w:r>
        <w:rPr>
          <w:color w:val="auto"/>
        </w:rPr>
        <w:t xml:space="preserve"> </w:t>
      </w:r>
      <w:r w:rsidR="00C96B9D">
        <w:rPr>
          <w:color w:val="auto"/>
          <w:lang w:val="en-GB"/>
        </w:rPr>
        <w:t xml:space="preserve">main theme of the thesis </w:t>
      </w:r>
      <w:r w:rsidR="0061572E">
        <w:rPr>
          <w:color w:val="auto"/>
          <w:lang w:val="en-GB"/>
        </w:rPr>
        <w:t>shall</w:t>
      </w:r>
      <w:r w:rsidR="00C96B9D">
        <w:rPr>
          <w:color w:val="auto"/>
          <w:lang w:val="en-GB"/>
        </w:rPr>
        <w:t xml:space="preserve"> </w:t>
      </w:r>
      <w:r>
        <w:rPr>
          <w:color w:val="auto"/>
          <w:lang w:val="en-GB"/>
        </w:rPr>
        <w:t xml:space="preserve">be </w:t>
      </w:r>
      <w:r w:rsidR="00C96B9D">
        <w:rPr>
          <w:color w:val="auto"/>
          <w:lang w:val="en-GB"/>
        </w:rPr>
        <w:t xml:space="preserve">presented </w:t>
      </w:r>
      <w:r w:rsidR="00C82948" w:rsidRPr="00C84872">
        <w:rPr>
          <w:color w:val="auto"/>
        </w:rPr>
        <w:t xml:space="preserve"> in 50</w:t>
      </w:r>
      <w:r w:rsidR="0061572E">
        <w:rPr>
          <w:color w:val="auto"/>
        </w:rPr>
        <w:t xml:space="preserve"> to 100</w:t>
      </w:r>
      <w:r w:rsidR="00C82948" w:rsidRPr="00C84872">
        <w:rPr>
          <w:color w:val="auto"/>
        </w:rPr>
        <w:t xml:space="preserve"> pages (in A4 size; Line sp</w:t>
      </w:r>
      <w:r w:rsidR="00CC0CDD">
        <w:rPr>
          <w:color w:val="auto"/>
        </w:rPr>
        <w:t>ace 2; Times New Roman Font 12) extracting the work carried out and the findings made in the enclosed publications as per item 1.2 along with logical explanations as how far the work is original and contributing to the advancement of knowledge.</w:t>
      </w:r>
    </w:p>
    <w:p w:rsidR="003B4DAE" w:rsidRPr="00B853E8" w:rsidRDefault="00CF14BD" w:rsidP="00024F6A">
      <w:pPr>
        <w:pStyle w:val="Default"/>
        <w:spacing w:after="87" w:line="360" w:lineRule="auto"/>
        <w:ind w:left="709"/>
        <w:jc w:val="both"/>
      </w:pPr>
      <w:r>
        <w:t>5</w:t>
      </w:r>
      <w:r w:rsidR="003B4DAE" w:rsidRPr="00B853E8">
        <w:t xml:space="preserve">. </w:t>
      </w:r>
      <w:r w:rsidR="00CC0CDD">
        <w:t>Thesis shall have copies of all the reprints from which the thesis has been derived.</w:t>
      </w:r>
    </w:p>
    <w:p w:rsidR="000B4BDB" w:rsidRDefault="00CC0CDD" w:rsidP="00CC0CDD">
      <w:pPr>
        <w:spacing w:line="360" w:lineRule="auto"/>
        <w:jc w:val="both"/>
        <w:rPr>
          <w:rFonts w:ascii="Times New Roman" w:hAnsi="Times New Roman"/>
          <w:color w:val="000000"/>
          <w:sz w:val="24"/>
        </w:rPr>
      </w:pPr>
      <w:r>
        <w:rPr>
          <w:rFonts w:ascii="Times New Roman" w:hAnsi="Times New Roman"/>
          <w:color w:val="000000"/>
          <w:sz w:val="24"/>
          <w:szCs w:val="24"/>
        </w:rPr>
        <w:t xml:space="preserve">           6</w:t>
      </w:r>
      <w:r w:rsidR="000B4BDB" w:rsidRPr="00B853E8">
        <w:rPr>
          <w:rFonts w:ascii="Times New Roman" w:hAnsi="Times New Roman"/>
          <w:color w:val="000000"/>
          <w:sz w:val="24"/>
          <w:szCs w:val="24"/>
        </w:rPr>
        <w:t xml:space="preserve">. </w:t>
      </w:r>
      <w:r w:rsidR="000B4BDB" w:rsidRPr="00B853E8">
        <w:rPr>
          <w:rFonts w:ascii="Times New Roman" w:hAnsi="Times New Roman"/>
          <w:color w:val="000000"/>
          <w:sz w:val="24"/>
        </w:rPr>
        <w:t xml:space="preserve">Citations of </w:t>
      </w:r>
      <w:r>
        <w:rPr>
          <w:rFonts w:ascii="Times New Roman" w:hAnsi="Times New Roman"/>
          <w:color w:val="000000"/>
          <w:sz w:val="24"/>
        </w:rPr>
        <w:t>the publications from which the thesis has been derived.</w:t>
      </w:r>
    </w:p>
    <w:p w:rsidR="00CC0CDD" w:rsidRDefault="00CC0CDD" w:rsidP="00CC0CDD">
      <w:pPr>
        <w:spacing w:after="0" w:line="360" w:lineRule="auto"/>
        <w:ind w:left="709"/>
        <w:jc w:val="both"/>
        <w:rPr>
          <w:rFonts w:ascii="Times New Roman" w:hAnsi="Times New Roman"/>
          <w:color w:val="000000"/>
          <w:sz w:val="24"/>
          <w:szCs w:val="24"/>
        </w:rPr>
      </w:pPr>
      <w:r>
        <w:rPr>
          <w:rFonts w:ascii="Times New Roman" w:hAnsi="Times New Roman"/>
          <w:color w:val="000000"/>
          <w:sz w:val="24"/>
          <w:szCs w:val="24"/>
          <w:lang w:val="en-GB"/>
        </w:rPr>
        <w:t xml:space="preserve">7. </w:t>
      </w:r>
      <w:r w:rsidRPr="00B853E8">
        <w:rPr>
          <w:rFonts w:ascii="Times New Roman" w:hAnsi="Times New Roman"/>
          <w:color w:val="000000"/>
          <w:sz w:val="24"/>
          <w:szCs w:val="24"/>
        </w:rPr>
        <w:t>h-index (Copy of proof should be enclosed)</w:t>
      </w:r>
    </w:p>
    <w:p w:rsidR="00CC0CDD" w:rsidRDefault="00CC0CDD" w:rsidP="006E0FED">
      <w:pPr>
        <w:spacing w:line="360" w:lineRule="auto"/>
        <w:ind w:firstLine="810"/>
        <w:jc w:val="both"/>
        <w:rPr>
          <w:rFonts w:ascii="Times New Roman" w:hAnsi="Times New Roman"/>
          <w:color w:val="000000"/>
          <w:sz w:val="28"/>
          <w:szCs w:val="24"/>
        </w:rPr>
      </w:pPr>
    </w:p>
    <w:p w:rsidR="00941F03" w:rsidRPr="00B853E8" w:rsidRDefault="00941F03" w:rsidP="006E0FED">
      <w:pPr>
        <w:spacing w:line="360" w:lineRule="auto"/>
        <w:ind w:firstLine="810"/>
        <w:jc w:val="both"/>
        <w:rPr>
          <w:rFonts w:ascii="Times New Roman" w:hAnsi="Times New Roman"/>
          <w:color w:val="000000"/>
          <w:sz w:val="28"/>
          <w:szCs w:val="24"/>
        </w:rPr>
      </w:pPr>
    </w:p>
    <w:p w:rsidR="003B4DAE" w:rsidRPr="00B853E8" w:rsidRDefault="00103E4E" w:rsidP="006E0FED">
      <w:pPr>
        <w:spacing w:line="360" w:lineRule="auto"/>
        <w:ind w:firstLine="810"/>
        <w:jc w:val="both"/>
        <w:rPr>
          <w:rFonts w:ascii="Times New Roman" w:hAnsi="Times New Roman"/>
          <w:color w:val="000000"/>
          <w:sz w:val="24"/>
          <w:szCs w:val="24"/>
        </w:rPr>
      </w:pPr>
      <w:r>
        <w:rPr>
          <w:rFonts w:ascii="Times New Roman" w:hAnsi="Times New Roman"/>
          <w:color w:val="000000"/>
          <w:sz w:val="24"/>
          <w:szCs w:val="24"/>
        </w:rPr>
        <w:t>8</w:t>
      </w:r>
      <w:r w:rsidR="003B4DAE" w:rsidRPr="00B853E8">
        <w:rPr>
          <w:rFonts w:ascii="Times New Roman" w:hAnsi="Times New Roman"/>
          <w:color w:val="000000"/>
          <w:sz w:val="24"/>
          <w:szCs w:val="24"/>
        </w:rPr>
        <w:t xml:space="preserve">. A personal profile of the candidate with photograph, not exceeding </w:t>
      </w:r>
      <w:r w:rsidR="00383692" w:rsidRPr="00B853E8">
        <w:rPr>
          <w:rFonts w:ascii="Times New Roman" w:hAnsi="Times New Roman"/>
          <w:color w:val="000000"/>
          <w:sz w:val="24"/>
          <w:szCs w:val="24"/>
        </w:rPr>
        <w:t>five</w:t>
      </w:r>
      <w:r w:rsidR="003B4DAE" w:rsidRPr="00B853E8">
        <w:rPr>
          <w:rFonts w:ascii="Times New Roman" w:hAnsi="Times New Roman"/>
          <w:color w:val="000000"/>
          <w:sz w:val="24"/>
          <w:szCs w:val="24"/>
        </w:rPr>
        <w:t xml:space="preserve"> pag</w:t>
      </w:r>
      <w:r w:rsidR="00383692" w:rsidRPr="00B853E8">
        <w:rPr>
          <w:rFonts w:ascii="Times New Roman" w:hAnsi="Times New Roman"/>
          <w:color w:val="000000"/>
          <w:sz w:val="24"/>
          <w:szCs w:val="24"/>
        </w:rPr>
        <w:t>es</w:t>
      </w:r>
      <w:r w:rsidR="003B4DAE" w:rsidRPr="00B853E8">
        <w:rPr>
          <w:rFonts w:ascii="Times New Roman" w:hAnsi="Times New Roman"/>
          <w:color w:val="000000"/>
          <w:sz w:val="24"/>
          <w:szCs w:val="24"/>
        </w:rPr>
        <w:t xml:space="preserve">. </w:t>
      </w:r>
    </w:p>
    <w:p w:rsidR="00762C3A" w:rsidRPr="00B853E8" w:rsidRDefault="00103E4E" w:rsidP="00941F03">
      <w:pPr>
        <w:pStyle w:val="Default"/>
        <w:spacing w:line="360" w:lineRule="auto"/>
        <w:ind w:firstLine="810"/>
        <w:jc w:val="both"/>
      </w:pPr>
      <w:r>
        <w:t>9</w:t>
      </w:r>
      <w:r w:rsidR="00383692" w:rsidRPr="00B853E8">
        <w:t xml:space="preserve">. </w:t>
      </w:r>
      <w:r w:rsidR="00586C5C">
        <w:rPr>
          <w:lang w:val="en-GB"/>
        </w:rPr>
        <w:t xml:space="preserve">Copy of </w:t>
      </w:r>
      <w:r>
        <w:rPr>
          <w:lang w:val="en-GB"/>
        </w:rPr>
        <w:t>t</w:t>
      </w:r>
      <w:r w:rsidR="00586C5C">
        <w:rPr>
          <w:lang w:val="en-GB"/>
        </w:rPr>
        <w:t>he serv</w:t>
      </w:r>
      <w:r w:rsidR="00003AD4">
        <w:rPr>
          <w:lang w:val="en-GB"/>
        </w:rPr>
        <w:t>ice</w:t>
      </w:r>
      <w:r w:rsidR="00586C5C">
        <w:rPr>
          <w:lang w:val="en-GB"/>
        </w:rPr>
        <w:t xml:space="preserve"> certificate</w:t>
      </w:r>
      <w:r w:rsidR="00C70406">
        <w:rPr>
          <w:lang w:val="en-GB"/>
        </w:rPr>
        <w:t>.</w:t>
      </w:r>
      <w:r w:rsidR="00586C5C">
        <w:rPr>
          <w:lang w:val="en-GB"/>
        </w:rPr>
        <w:t xml:space="preserve"> </w:t>
      </w:r>
    </w:p>
    <w:p w:rsidR="005A0EA3" w:rsidRPr="00B45DA0" w:rsidRDefault="00E71C8D" w:rsidP="00024F6A">
      <w:pPr>
        <w:spacing w:after="0" w:line="360" w:lineRule="auto"/>
        <w:ind w:left="284"/>
        <w:jc w:val="both"/>
        <w:rPr>
          <w:rFonts w:ascii="Times New Roman" w:hAnsi="Times New Roman"/>
          <w:sz w:val="24"/>
          <w:szCs w:val="24"/>
        </w:rPr>
      </w:pPr>
      <w:r w:rsidRPr="00B45DA0">
        <w:rPr>
          <w:rFonts w:ascii="Times New Roman" w:hAnsi="Times New Roman"/>
          <w:sz w:val="24"/>
          <w:szCs w:val="24"/>
        </w:rPr>
        <w:t>3.</w:t>
      </w:r>
      <w:r w:rsidR="00C84872">
        <w:rPr>
          <w:rFonts w:ascii="Times New Roman" w:hAnsi="Times New Roman"/>
          <w:sz w:val="24"/>
          <w:szCs w:val="24"/>
        </w:rPr>
        <w:t>5</w:t>
      </w:r>
      <w:r w:rsidR="005A0EA3" w:rsidRPr="00B45DA0">
        <w:rPr>
          <w:rFonts w:ascii="Times New Roman" w:hAnsi="Times New Roman"/>
          <w:b/>
          <w:sz w:val="24"/>
          <w:szCs w:val="24"/>
        </w:rPr>
        <w:t>.</w:t>
      </w:r>
      <w:r w:rsidR="005A0EA3" w:rsidRPr="00B45DA0">
        <w:rPr>
          <w:rFonts w:ascii="Times New Roman" w:hAnsi="Times New Roman"/>
          <w:sz w:val="24"/>
          <w:szCs w:val="24"/>
        </w:rPr>
        <w:t xml:space="preserve"> The candidate shall submit </w:t>
      </w:r>
      <w:r w:rsidR="005A0EA3" w:rsidRPr="00B45DA0">
        <w:rPr>
          <w:rFonts w:ascii="Times New Roman" w:hAnsi="Times New Roman"/>
          <w:b/>
          <w:sz w:val="24"/>
          <w:szCs w:val="24"/>
        </w:rPr>
        <w:t>FIVE</w:t>
      </w:r>
      <w:r w:rsidR="005A0EA3" w:rsidRPr="00B45DA0">
        <w:rPr>
          <w:rFonts w:ascii="Times New Roman" w:hAnsi="Times New Roman"/>
          <w:sz w:val="24"/>
          <w:szCs w:val="24"/>
        </w:rPr>
        <w:t xml:space="preserve"> copies of the thesis </w:t>
      </w:r>
      <w:r w:rsidR="00A06368" w:rsidRPr="00B45DA0">
        <w:rPr>
          <w:rFonts w:ascii="Times New Roman" w:hAnsi="Times New Roman"/>
          <w:sz w:val="24"/>
          <w:szCs w:val="24"/>
        </w:rPr>
        <w:t xml:space="preserve">to the office of </w:t>
      </w:r>
      <w:r w:rsidR="00953784">
        <w:rPr>
          <w:rFonts w:ascii="Times New Roman" w:hAnsi="Times New Roman"/>
          <w:sz w:val="24"/>
          <w:szCs w:val="24"/>
        </w:rPr>
        <w:t xml:space="preserve">the </w:t>
      </w:r>
      <w:r w:rsidR="00A06368" w:rsidRPr="00B45DA0">
        <w:rPr>
          <w:rFonts w:ascii="Times New Roman" w:hAnsi="Times New Roman"/>
          <w:sz w:val="24"/>
          <w:szCs w:val="24"/>
        </w:rPr>
        <w:t>Dean-</w:t>
      </w:r>
      <w:r w:rsidR="005A0EA3" w:rsidRPr="00B45DA0">
        <w:rPr>
          <w:rFonts w:ascii="Times New Roman" w:hAnsi="Times New Roman"/>
          <w:sz w:val="24"/>
          <w:szCs w:val="24"/>
        </w:rPr>
        <w:t xml:space="preserve">Research. </w:t>
      </w:r>
    </w:p>
    <w:p w:rsidR="005A0EA3" w:rsidRPr="00B45DA0" w:rsidRDefault="00E71C8D" w:rsidP="00AF429C">
      <w:pPr>
        <w:spacing w:after="0" w:line="360" w:lineRule="auto"/>
        <w:ind w:left="720" w:hanging="436"/>
        <w:jc w:val="both"/>
        <w:rPr>
          <w:rFonts w:ascii="Times New Roman" w:hAnsi="Times New Roman"/>
          <w:sz w:val="24"/>
          <w:szCs w:val="24"/>
        </w:rPr>
      </w:pPr>
      <w:r w:rsidRPr="00B45DA0">
        <w:rPr>
          <w:rFonts w:ascii="Times New Roman" w:hAnsi="Times New Roman"/>
          <w:sz w:val="24"/>
          <w:szCs w:val="24"/>
        </w:rPr>
        <w:t>3.</w:t>
      </w:r>
      <w:r w:rsidR="00C84872">
        <w:rPr>
          <w:rFonts w:ascii="Times New Roman" w:hAnsi="Times New Roman"/>
          <w:sz w:val="24"/>
          <w:szCs w:val="24"/>
        </w:rPr>
        <w:t>6</w:t>
      </w:r>
      <w:r w:rsidR="005A0EA3" w:rsidRPr="00B45DA0">
        <w:rPr>
          <w:rFonts w:ascii="Times New Roman" w:hAnsi="Times New Roman"/>
          <w:sz w:val="24"/>
          <w:szCs w:val="24"/>
        </w:rPr>
        <w:t xml:space="preserve">. In addition, the </w:t>
      </w:r>
      <w:r w:rsidR="00AF429C">
        <w:rPr>
          <w:rFonts w:ascii="Times New Roman" w:hAnsi="Times New Roman"/>
          <w:sz w:val="24"/>
          <w:szCs w:val="24"/>
        </w:rPr>
        <w:t>c</w:t>
      </w:r>
      <w:r w:rsidR="005A0EA3" w:rsidRPr="00B45DA0">
        <w:rPr>
          <w:rFonts w:ascii="Times New Roman" w:hAnsi="Times New Roman"/>
          <w:sz w:val="24"/>
          <w:szCs w:val="24"/>
        </w:rPr>
        <w:t>andidate sh</w:t>
      </w:r>
      <w:r w:rsidR="0057471D">
        <w:rPr>
          <w:rFonts w:ascii="Times New Roman" w:hAnsi="Times New Roman"/>
          <w:sz w:val="24"/>
          <w:szCs w:val="24"/>
        </w:rPr>
        <w:t>all</w:t>
      </w:r>
      <w:r w:rsidR="005A0EA3" w:rsidRPr="00B45DA0">
        <w:rPr>
          <w:rFonts w:ascii="Times New Roman" w:hAnsi="Times New Roman"/>
          <w:sz w:val="24"/>
          <w:szCs w:val="24"/>
        </w:rPr>
        <w:t xml:space="preserve"> submit the soft copy (both in</w:t>
      </w:r>
      <w:r w:rsidR="001F0908">
        <w:rPr>
          <w:rFonts w:ascii="Times New Roman" w:hAnsi="Times New Roman"/>
          <w:sz w:val="24"/>
          <w:szCs w:val="24"/>
        </w:rPr>
        <w:t xml:space="preserve"> word file and PDF) of his/her t</w:t>
      </w:r>
      <w:r w:rsidR="005A0EA3" w:rsidRPr="00B45DA0">
        <w:rPr>
          <w:rFonts w:ascii="Times New Roman" w:hAnsi="Times New Roman"/>
          <w:sz w:val="24"/>
          <w:szCs w:val="24"/>
        </w:rPr>
        <w:t xml:space="preserve">hesis in </w:t>
      </w:r>
      <w:r w:rsidR="001F0908">
        <w:rPr>
          <w:rFonts w:ascii="Times New Roman" w:hAnsi="Times New Roman"/>
          <w:sz w:val="24"/>
          <w:szCs w:val="24"/>
        </w:rPr>
        <w:t>a</w:t>
      </w:r>
      <w:r w:rsidR="005A0EA3" w:rsidRPr="00B45DA0">
        <w:rPr>
          <w:rFonts w:ascii="Times New Roman" w:hAnsi="Times New Roman"/>
          <w:sz w:val="24"/>
          <w:szCs w:val="24"/>
        </w:rPr>
        <w:t xml:space="preserve"> CD </w:t>
      </w:r>
    </w:p>
    <w:p w:rsidR="00AF429C" w:rsidRDefault="00AF429C" w:rsidP="00024F6A">
      <w:pPr>
        <w:pStyle w:val="Default"/>
        <w:spacing w:line="360" w:lineRule="auto"/>
        <w:ind w:left="284"/>
        <w:jc w:val="both"/>
        <w:rPr>
          <w:b/>
        </w:rPr>
      </w:pPr>
    </w:p>
    <w:p w:rsidR="00FE004A" w:rsidRPr="00B45DA0" w:rsidRDefault="00FE004A" w:rsidP="00024F6A">
      <w:pPr>
        <w:pStyle w:val="Default"/>
        <w:spacing w:line="360" w:lineRule="auto"/>
        <w:ind w:left="284"/>
        <w:jc w:val="both"/>
        <w:rPr>
          <w:b/>
        </w:rPr>
      </w:pPr>
      <w:r w:rsidRPr="00B45DA0">
        <w:rPr>
          <w:b/>
        </w:rPr>
        <w:t>4. EVALUATION OF THESIS</w:t>
      </w:r>
    </w:p>
    <w:p w:rsidR="00DE7691" w:rsidRPr="0050700B" w:rsidRDefault="00DE7691" w:rsidP="00BF6117">
      <w:pPr>
        <w:spacing w:line="360" w:lineRule="auto"/>
        <w:ind w:left="720" w:hanging="436"/>
        <w:jc w:val="both"/>
        <w:rPr>
          <w:rFonts w:ascii="Times New Roman" w:hAnsi="Times New Roman"/>
          <w:sz w:val="24"/>
          <w:szCs w:val="24"/>
          <w:lang w:val="en-GB"/>
        </w:rPr>
      </w:pPr>
      <w:r w:rsidRPr="00B45DA0">
        <w:rPr>
          <w:rFonts w:ascii="Times New Roman" w:hAnsi="Times New Roman"/>
          <w:sz w:val="24"/>
          <w:szCs w:val="24"/>
        </w:rPr>
        <w:t>4.1</w:t>
      </w:r>
      <w:r w:rsidR="005C1126" w:rsidRPr="00B45DA0">
        <w:rPr>
          <w:rFonts w:ascii="Times New Roman" w:hAnsi="Times New Roman"/>
          <w:sz w:val="24"/>
          <w:szCs w:val="24"/>
        </w:rPr>
        <w:t>.</w:t>
      </w:r>
      <w:r w:rsidR="00777554" w:rsidRPr="00B45DA0">
        <w:rPr>
          <w:rFonts w:ascii="Times New Roman" w:hAnsi="Times New Roman"/>
          <w:sz w:val="24"/>
          <w:szCs w:val="24"/>
        </w:rPr>
        <w:t>The</w:t>
      </w:r>
      <w:r w:rsidR="00C22F9F">
        <w:rPr>
          <w:rFonts w:ascii="Times New Roman" w:hAnsi="Times New Roman"/>
          <w:sz w:val="24"/>
          <w:szCs w:val="24"/>
          <w:lang w:val="en-GB"/>
        </w:rPr>
        <w:t xml:space="preserve"> Dean Research in consultation with external expert </w:t>
      </w:r>
      <w:r w:rsidR="00FE004A" w:rsidRPr="00B45DA0">
        <w:rPr>
          <w:rFonts w:ascii="Times New Roman" w:hAnsi="Times New Roman"/>
          <w:sz w:val="24"/>
          <w:szCs w:val="24"/>
        </w:rPr>
        <w:t xml:space="preserve">shall </w:t>
      </w:r>
      <w:r w:rsidR="00F106DA" w:rsidRPr="00B45DA0">
        <w:rPr>
          <w:rFonts w:ascii="Times New Roman" w:hAnsi="Times New Roman"/>
          <w:sz w:val="24"/>
          <w:szCs w:val="24"/>
        </w:rPr>
        <w:t xml:space="preserve">submit </w:t>
      </w:r>
      <w:r w:rsidR="00761E1B" w:rsidRPr="00B45DA0">
        <w:rPr>
          <w:rFonts w:ascii="Times New Roman" w:hAnsi="Times New Roman"/>
          <w:sz w:val="24"/>
          <w:szCs w:val="24"/>
        </w:rPr>
        <w:t>the</w:t>
      </w:r>
      <w:r w:rsidR="00FE004A" w:rsidRPr="00B45DA0">
        <w:rPr>
          <w:rFonts w:ascii="Times New Roman" w:hAnsi="Times New Roman"/>
          <w:sz w:val="24"/>
          <w:szCs w:val="24"/>
        </w:rPr>
        <w:t xml:space="preserve"> panel of</w:t>
      </w:r>
      <w:r w:rsidR="00C22F9F">
        <w:rPr>
          <w:rFonts w:ascii="Times New Roman" w:hAnsi="Times New Roman"/>
          <w:sz w:val="24"/>
          <w:szCs w:val="24"/>
          <w:lang w:val="en-GB"/>
        </w:rPr>
        <w:t xml:space="preserve"> examiners</w:t>
      </w:r>
      <w:r w:rsidR="00F613A3">
        <w:rPr>
          <w:rFonts w:ascii="Times New Roman" w:hAnsi="Times New Roman"/>
          <w:sz w:val="24"/>
          <w:szCs w:val="24"/>
          <w:lang w:val="en-GB"/>
        </w:rPr>
        <w:t xml:space="preserve"> having D</w:t>
      </w:r>
      <w:r w:rsidR="0057471D">
        <w:rPr>
          <w:rFonts w:ascii="Times New Roman" w:hAnsi="Times New Roman"/>
          <w:sz w:val="24"/>
          <w:szCs w:val="24"/>
          <w:lang w:val="en-GB"/>
        </w:rPr>
        <w:t>.</w:t>
      </w:r>
      <w:r w:rsidR="00F613A3">
        <w:rPr>
          <w:rFonts w:ascii="Times New Roman" w:hAnsi="Times New Roman"/>
          <w:sz w:val="24"/>
          <w:szCs w:val="24"/>
          <w:lang w:val="en-GB"/>
        </w:rPr>
        <w:t>Sc</w:t>
      </w:r>
      <w:r w:rsidR="0057471D">
        <w:rPr>
          <w:rFonts w:ascii="Times New Roman" w:hAnsi="Times New Roman"/>
          <w:sz w:val="24"/>
          <w:szCs w:val="24"/>
          <w:lang w:val="en-GB"/>
        </w:rPr>
        <w:t>. or D.Litt.</w:t>
      </w:r>
      <w:r w:rsidR="0018759E">
        <w:rPr>
          <w:rFonts w:ascii="Times New Roman" w:hAnsi="Times New Roman"/>
          <w:sz w:val="24"/>
          <w:szCs w:val="24"/>
          <w:lang w:val="en-GB"/>
        </w:rPr>
        <w:t xml:space="preserve"> qualification</w:t>
      </w:r>
      <w:r w:rsidR="0057471D">
        <w:rPr>
          <w:rFonts w:ascii="Times New Roman" w:hAnsi="Times New Roman"/>
          <w:sz w:val="24"/>
          <w:szCs w:val="24"/>
          <w:lang w:val="en-GB"/>
        </w:rPr>
        <w:t xml:space="preserve"> </w:t>
      </w:r>
      <w:r w:rsidR="0018759E">
        <w:rPr>
          <w:rFonts w:ascii="Times New Roman" w:hAnsi="Times New Roman"/>
          <w:sz w:val="24"/>
          <w:szCs w:val="24"/>
          <w:lang w:val="en-GB"/>
        </w:rPr>
        <w:t>/</w:t>
      </w:r>
      <w:r w:rsidR="0057471D">
        <w:rPr>
          <w:rFonts w:ascii="Times New Roman" w:hAnsi="Times New Roman"/>
          <w:sz w:val="24"/>
          <w:szCs w:val="24"/>
          <w:lang w:val="en-GB"/>
        </w:rPr>
        <w:t xml:space="preserve"> </w:t>
      </w:r>
      <w:r w:rsidR="0018759E">
        <w:rPr>
          <w:rFonts w:ascii="Times New Roman" w:hAnsi="Times New Roman"/>
          <w:sz w:val="24"/>
          <w:szCs w:val="24"/>
          <w:lang w:val="en-GB"/>
        </w:rPr>
        <w:t>Professor</w:t>
      </w:r>
      <w:r w:rsidR="00F613A3">
        <w:rPr>
          <w:rFonts w:ascii="Times New Roman" w:hAnsi="Times New Roman"/>
          <w:sz w:val="24"/>
          <w:szCs w:val="24"/>
          <w:lang w:val="en-GB"/>
        </w:rPr>
        <w:t xml:space="preserve"> with 70 </w:t>
      </w:r>
      <w:r w:rsidR="00BF4DD0">
        <w:rPr>
          <w:rFonts w:ascii="Times New Roman" w:hAnsi="Times New Roman"/>
          <w:sz w:val="24"/>
          <w:szCs w:val="24"/>
          <w:lang w:val="en-GB"/>
        </w:rPr>
        <w:t>publications in refereed journals in case of D</w:t>
      </w:r>
      <w:r w:rsidR="00AF429C">
        <w:rPr>
          <w:rFonts w:ascii="Times New Roman" w:hAnsi="Times New Roman"/>
          <w:sz w:val="24"/>
          <w:szCs w:val="24"/>
          <w:lang w:val="en-GB"/>
        </w:rPr>
        <w:t>.</w:t>
      </w:r>
      <w:r w:rsidR="00BF4DD0">
        <w:rPr>
          <w:rFonts w:ascii="Times New Roman" w:hAnsi="Times New Roman"/>
          <w:sz w:val="24"/>
          <w:szCs w:val="24"/>
          <w:lang w:val="en-GB"/>
        </w:rPr>
        <w:t>Sc</w:t>
      </w:r>
      <w:r w:rsidR="00AF429C">
        <w:rPr>
          <w:rFonts w:ascii="Times New Roman" w:hAnsi="Times New Roman"/>
          <w:sz w:val="24"/>
          <w:szCs w:val="24"/>
          <w:lang w:val="en-GB"/>
        </w:rPr>
        <w:t>.</w:t>
      </w:r>
      <w:r w:rsidR="005041F3">
        <w:rPr>
          <w:rFonts w:ascii="Times New Roman" w:hAnsi="Times New Roman"/>
          <w:sz w:val="24"/>
          <w:szCs w:val="24"/>
          <w:lang w:val="en-GB"/>
        </w:rPr>
        <w:t xml:space="preserve"> </w:t>
      </w:r>
      <w:r w:rsidR="00BF4DD0">
        <w:rPr>
          <w:rFonts w:ascii="Times New Roman" w:hAnsi="Times New Roman"/>
          <w:sz w:val="24"/>
          <w:szCs w:val="24"/>
          <w:lang w:val="en-GB"/>
        </w:rPr>
        <w:t xml:space="preserve">or 40 publications in </w:t>
      </w:r>
      <w:r w:rsidR="00D0042E">
        <w:rPr>
          <w:rFonts w:ascii="Times New Roman" w:hAnsi="Times New Roman"/>
          <w:sz w:val="24"/>
          <w:szCs w:val="24"/>
          <w:lang w:val="en-GB"/>
        </w:rPr>
        <w:t>case of D</w:t>
      </w:r>
      <w:r w:rsidR="00AF429C">
        <w:rPr>
          <w:rFonts w:ascii="Times New Roman" w:hAnsi="Times New Roman"/>
          <w:sz w:val="24"/>
          <w:szCs w:val="24"/>
          <w:lang w:val="en-GB"/>
        </w:rPr>
        <w:t>.</w:t>
      </w:r>
      <w:r w:rsidR="00D0042E">
        <w:rPr>
          <w:rFonts w:ascii="Times New Roman" w:hAnsi="Times New Roman"/>
          <w:sz w:val="24"/>
          <w:szCs w:val="24"/>
          <w:lang w:val="en-GB"/>
        </w:rPr>
        <w:t>Litt</w:t>
      </w:r>
      <w:r w:rsidR="00AF429C">
        <w:rPr>
          <w:rFonts w:ascii="Times New Roman" w:hAnsi="Times New Roman"/>
          <w:sz w:val="24"/>
          <w:szCs w:val="24"/>
          <w:lang w:val="en-GB"/>
        </w:rPr>
        <w:t>.</w:t>
      </w:r>
      <w:r w:rsidR="00A06368" w:rsidRPr="00B45DA0">
        <w:rPr>
          <w:rFonts w:ascii="Times New Roman" w:hAnsi="Times New Roman"/>
          <w:sz w:val="24"/>
          <w:szCs w:val="24"/>
        </w:rPr>
        <w:t xml:space="preserve"> for adjudication </w:t>
      </w:r>
      <w:r w:rsidR="0050700B">
        <w:rPr>
          <w:rFonts w:ascii="Times New Roman" w:hAnsi="Times New Roman"/>
          <w:sz w:val="24"/>
          <w:szCs w:val="24"/>
          <w:lang w:val="en-GB"/>
        </w:rPr>
        <w:t>of thesis</w:t>
      </w:r>
      <w:r w:rsidR="00761E1B" w:rsidRPr="00B45DA0">
        <w:rPr>
          <w:rFonts w:ascii="Times New Roman" w:hAnsi="Times New Roman"/>
          <w:sz w:val="24"/>
          <w:szCs w:val="24"/>
        </w:rPr>
        <w:t xml:space="preserve">.  </w:t>
      </w:r>
      <w:r w:rsidR="000A564E" w:rsidRPr="00B45DA0">
        <w:rPr>
          <w:rFonts w:ascii="Times New Roman" w:hAnsi="Times New Roman"/>
          <w:sz w:val="24"/>
          <w:szCs w:val="24"/>
        </w:rPr>
        <w:t>The panel shall consist of six names fro</w:t>
      </w:r>
      <w:r w:rsidR="001468F3" w:rsidRPr="00B45DA0">
        <w:rPr>
          <w:rFonts w:ascii="Times New Roman" w:hAnsi="Times New Roman"/>
          <w:sz w:val="24"/>
          <w:szCs w:val="24"/>
        </w:rPr>
        <w:t>m outside India and six from In</w:t>
      </w:r>
      <w:r w:rsidR="000A564E" w:rsidRPr="00B45DA0">
        <w:rPr>
          <w:rFonts w:ascii="Times New Roman" w:hAnsi="Times New Roman"/>
          <w:sz w:val="24"/>
          <w:szCs w:val="24"/>
        </w:rPr>
        <w:t>d</w:t>
      </w:r>
      <w:r w:rsidR="001468F3" w:rsidRPr="00B45DA0">
        <w:rPr>
          <w:rFonts w:ascii="Times New Roman" w:hAnsi="Times New Roman"/>
          <w:sz w:val="24"/>
          <w:szCs w:val="24"/>
        </w:rPr>
        <w:t>i</w:t>
      </w:r>
      <w:r w:rsidR="000A564E" w:rsidRPr="00B45DA0">
        <w:rPr>
          <w:rFonts w:ascii="Times New Roman" w:hAnsi="Times New Roman"/>
          <w:sz w:val="24"/>
          <w:szCs w:val="24"/>
        </w:rPr>
        <w:t>a</w:t>
      </w:r>
      <w:r w:rsidR="0057471D">
        <w:rPr>
          <w:rFonts w:ascii="Times New Roman" w:hAnsi="Times New Roman"/>
          <w:sz w:val="24"/>
          <w:szCs w:val="24"/>
        </w:rPr>
        <w:t>,</w:t>
      </w:r>
      <w:r w:rsidR="000A564E" w:rsidRPr="00B45DA0">
        <w:rPr>
          <w:rFonts w:ascii="Times New Roman" w:hAnsi="Times New Roman"/>
          <w:sz w:val="24"/>
          <w:szCs w:val="24"/>
        </w:rPr>
        <w:t xml:space="preserve"> but outside Tamil Nadu.  The Vice</w:t>
      </w:r>
      <w:r w:rsidR="0057471D">
        <w:rPr>
          <w:rFonts w:ascii="Times New Roman" w:hAnsi="Times New Roman"/>
          <w:sz w:val="24"/>
          <w:szCs w:val="24"/>
        </w:rPr>
        <w:t>-</w:t>
      </w:r>
      <w:r w:rsidR="000A564E" w:rsidRPr="00B45DA0">
        <w:rPr>
          <w:rFonts w:ascii="Times New Roman" w:hAnsi="Times New Roman"/>
          <w:sz w:val="24"/>
          <w:szCs w:val="24"/>
        </w:rPr>
        <w:t xml:space="preserve">Chancellor shall appoint </w:t>
      </w:r>
      <w:r w:rsidR="00FE004A" w:rsidRPr="00B45DA0">
        <w:rPr>
          <w:rFonts w:ascii="Times New Roman" w:hAnsi="Times New Roman"/>
          <w:sz w:val="24"/>
          <w:szCs w:val="24"/>
        </w:rPr>
        <w:t>three examiners</w:t>
      </w:r>
      <w:r w:rsidR="000A564E" w:rsidRPr="00B45DA0">
        <w:rPr>
          <w:rFonts w:ascii="Times New Roman" w:hAnsi="Times New Roman"/>
          <w:sz w:val="24"/>
          <w:szCs w:val="24"/>
        </w:rPr>
        <w:t xml:space="preserve"> from the panel of</w:t>
      </w:r>
      <w:r w:rsidR="0050700B">
        <w:rPr>
          <w:rFonts w:ascii="Times New Roman" w:hAnsi="Times New Roman"/>
          <w:sz w:val="24"/>
          <w:szCs w:val="24"/>
          <w:lang w:val="en-GB"/>
        </w:rPr>
        <w:t xml:space="preserve"> examiners</w:t>
      </w:r>
      <w:r w:rsidR="000A564E" w:rsidRPr="00B45DA0">
        <w:rPr>
          <w:rFonts w:ascii="Times New Roman" w:hAnsi="Times New Roman"/>
          <w:sz w:val="24"/>
          <w:szCs w:val="24"/>
        </w:rPr>
        <w:t xml:space="preserve">, </w:t>
      </w:r>
      <w:r w:rsidR="00FE004A" w:rsidRPr="00B45DA0">
        <w:rPr>
          <w:rFonts w:ascii="Times New Roman" w:hAnsi="Times New Roman"/>
          <w:sz w:val="24"/>
          <w:szCs w:val="24"/>
        </w:rPr>
        <w:t xml:space="preserve">two from abroad and one from </w:t>
      </w:r>
      <w:r w:rsidR="000A564E" w:rsidRPr="00B45DA0">
        <w:rPr>
          <w:rFonts w:ascii="Times New Roman" w:hAnsi="Times New Roman"/>
          <w:sz w:val="24"/>
          <w:szCs w:val="24"/>
        </w:rPr>
        <w:t>India</w:t>
      </w:r>
      <w:r w:rsidR="0057471D">
        <w:rPr>
          <w:rFonts w:ascii="Times New Roman" w:hAnsi="Times New Roman"/>
          <w:sz w:val="24"/>
          <w:szCs w:val="24"/>
        </w:rPr>
        <w:t xml:space="preserve">.  </w:t>
      </w:r>
      <w:r w:rsidR="005A0EA3" w:rsidRPr="00B45DA0">
        <w:rPr>
          <w:rFonts w:ascii="Times New Roman" w:hAnsi="Times New Roman"/>
          <w:sz w:val="24"/>
          <w:szCs w:val="24"/>
        </w:rPr>
        <w:t>The report of the examiner shall be in the</w:t>
      </w:r>
      <w:r w:rsidR="00E265BA" w:rsidRPr="00B45DA0">
        <w:rPr>
          <w:rFonts w:ascii="Times New Roman" w:hAnsi="Times New Roman"/>
          <w:sz w:val="24"/>
          <w:szCs w:val="24"/>
        </w:rPr>
        <w:t xml:space="preserve"> prescribed format as given in </w:t>
      </w:r>
      <w:r w:rsidR="001F0908">
        <w:rPr>
          <w:rFonts w:ascii="Times New Roman" w:hAnsi="Times New Roman"/>
          <w:b/>
          <w:i/>
          <w:sz w:val="24"/>
          <w:szCs w:val="24"/>
        </w:rPr>
        <w:t>An</w:t>
      </w:r>
      <w:r w:rsidR="002A2890">
        <w:rPr>
          <w:rFonts w:ascii="Times New Roman" w:hAnsi="Times New Roman"/>
          <w:b/>
          <w:i/>
          <w:sz w:val="24"/>
          <w:szCs w:val="24"/>
        </w:rPr>
        <w:t xml:space="preserve">nexure </w:t>
      </w:r>
      <w:r w:rsidR="001F0908">
        <w:rPr>
          <w:rFonts w:ascii="Times New Roman" w:hAnsi="Times New Roman"/>
          <w:b/>
          <w:i/>
          <w:sz w:val="24"/>
          <w:szCs w:val="24"/>
        </w:rPr>
        <w:t>V</w:t>
      </w:r>
      <w:r w:rsidR="005A0EA3" w:rsidRPr="00B3666B">
        <w:rPr>
          <w:rFonts w:ascii="Times New Roman" w:hAnsi="Times New Roman"/>
          <w:i/>
          <w:sz w:val="24"/>
          <w:szCs w:val="24"/>
        </w:rPr>
        <w:t>.</w:t>
      </w:r>
    </w:p>
    <w:p w:rsidR="00BF6117" w:rsidRDefault="000A564E" w:rsidP="00BF6117">
      <w:pPr>
        <w:autoSpaceDE w:val="0"/>
        <w:autoSpaceDN w:val="0"/>
        <w:adjustRightInd w:val="0"/>
        <w:spacing w:after="0" w:line="360" w:lineRule="auto"/>
        <w:ind w:left="720" w:hanging="450"/>
        <w:jc w:val="both"/>
        <w:rPr>
          <w:rFonts w:ascii="Times New Roman" w:hAnsi="Times New Roman"/>
          <w:sz w:val="24"/>
          <w:szCs w:val="24"/>
        </w:rPr>
      </w:pPr>
      <w:r w:rsidRPr="00B45DA0">
        <w:rPr>
          <w:rFonts w:ascii="Times New Roman" w:hAnsi="Times New Roman"/>
          <w:sz w:val="24"/>
          <w:szCs w:val="24"/>
        </w:rPr>
        <w:t>4.2</w:t>
      </w:r>
      <w:r w:rsidR="005C1126" w:rsidRPr="00B45DA0">
        <w:rPr>
          <w:rFonts w:ascii="Times New Roman" w:hAnsi="Times New Roman"/>
          <w:sz w:val="24"/>
          <w:szCs w:val="24"/>
        </w:rPr>
        <w:t>.</w:t>
      </w:r>
      <w:r w:rsidR="00BF6117">
        <w:rPr>
          <w:rFonts w:ascii="Times New Roman" w:hAnsi="Times New Roman"/>
          <w:sz w:val="24"/>
          <w:szCs w:val="24"/>
        </w:rPr>
        <w:t xml:space="preserve"> </w:t>
      </w:r>
      <w:r w:rsidR="00806C38">
        <w:rPr>
          <w:rFonts w:ascii="Times New Roman" w:hAnsi="Times New Roman"/>
          <w:sz w:val="24"/>
          <w:szCs w:val="24"/>
        </w:rPr>
        <w:t>All</w:t>
      </w:r>
      <w:r w:rsidR="0057471D">
        <w:rPr>
          <w:rFonts w:ascii="Times New Roman" w:hAnsi="Times New Roman"/>
          <w:sz w:val="24"/>
          <w:szCs w:val="24"/>
        </w:rPr>
        <w:t xml:space="preserve"> the</w:t>
      </w:r>
      <w:r w:rsidR="00806C38">
        <w:rPr>
          <w:rFonts w:ascii="Times New Roman" w:hAnsi="Times New Roman"/>
          <w:sz w:val="24"/>
          <w:szCs w:val="24"/>
        </w:rPr>
        <w:t xml:space="preserve"> three </w:t>
      </w:r>
      <w:r w:rsidR="0007485B" w:rsidRPr="0007485B">
        <w:rPr>
          <w:rFonts w:ascii="Times New Roman" w:hAnsi="Times New Roman"/>
          <w:sz w:val="24"/>
          <w:szCs w:val="24"/>
        </w:rPr>
        <w:t>examiners</w:t>
      </w:r>
      <w:r w:rsidR="00806C38">
        <w:rPr>
          <w:rFonts w:ascii="Times New Roman" w:hAnsi="Times New Roman"/>
          <w:sz w:val="24"/>
          <w:szCs w:val="24"/>
          <w:lang w:val="en-GB"/>
        </w:rPr>
        <w:t xml:space="preserve"> shall submit detailed report</w:t>
      </w:r>
      <w:r w:rsidR="0057471D">
        <w:rPr>
          <w:rFonts w:ascii="Times New Roman" w:hAnsi="Times New Roman"/>
          <w:sz w:val="24"/>
          <w:szCs w:val="24"/>
          <w:lang w:val="en-GB"/>
        </w:rPr>
        <w:t>s</w:t>
      </w:r>
      <w:r w:rsidR="00806C38">
        <w:rPr>
          <w:rFonts w:ascii="Times New Roman" w:hAnsi="Times New Roman"/>
          <w:sz w:val="24"/>
          <w:szCs w:val="24"/>
          <w:lang w:val="en-GB"/>
        </w:rPr>
        <w:t xml:space="preserve"> on the thesis with the final recommenda</w:t>
      </w:r>
      <w:r w:rsidR="00EE023E">
        <w:rPr>
          <w:rFonts w:ascii="Times New Roman" w:hAnsi="Times New Roman"/>
          <w:sz w:val="24"/>
          <w:szCs w:val="24"/>
          <w:lang w:val="en-GB"/>
        </w:rPr>
        <w:t>tion</w:t>
      </w:r>
      <w:r w:rsidR="000A7B74">
        <w:rPr>
          <w:rFonts w:ascii="Times New Roman" w:hAnsi="Times New Roman"/>
          <w:sz w:val="24"/>
          <w:szCs w:val="24"/>
        </w:rPr>
        <w:t xml:space="preserve"> either as </w:t>
      </w:r>
      <w:r w:rsidR="0057471D">
        <w:rPr>
          <w:rFonts w:ascii="Times New Roman" w:hAnsi="Times New Roman"/>
          <w:sz w:val="24"/>
          <w:szCs w:val="24"/>
        </w:rPr>
        <w:t>‘</w:t>
      </w:r>
      <w:r w:rsidR="000A7B74">
        <w:rPr>
          <w:rFonts w:ascii="Times New Roman" w:hAnsi="Times New Roman"/>
          <w:sz w:val="24"/>
          <w:szCs w:val="24"/>
        </w:rPr>
        <w:t>Recommended</w:t>
      </w:r>
      <w:r w:rsidR="0057471D">
        <w:rPr>
          <w:rFonts w:ascii="Times New Roman" w:hAnsi="Times New Roman"/>
          <w:sz w:val="24"/>
          <w:szCs w:val="24"/>
        </w:rPr>
        <w:t>’</w:t>
      </w:r>
      <w:r w:rsidR="000A7B74">
        <w:rPr>
          <w:rFonts w:ascii="Times New Roman" w:hAnsi="Times New Roman"/>
          <w:sz w:val="24"/>
          <w:szCs w:val="24"/>
        </w:rPr>
        <w:t xml:space="preserve">  or </w:t>
      </w:r>
      <w:r w:rsidR="0057471D">
        <w:rPr>
          <w:rFonts w:ascii="Times New Roman" w:hAnsi="Times New Roman"/>
          <w:sz w:val="24"/>
          <w:szCs w:val="24"/>
        </w:rPr>
        <w:t>‘</w:t>
      </w:r>
      <w:r w:rsidR="000A7B74">
        <w:rPr>
          <w:rFonts w:ascii="Times New Roman" w:hAnsi="Times New Roman"/>
          <w:sz w:val="24"/>
          <w:szCs w:val="24"/>
        </w:rPr>
        <w:t>Not recommended</w:t>
      </w:r>
      <w:r w:rsidR="0057471D">
        <w:rPr>
          <w:rFonts w:ascii="Times New Roman" w:hAnsi="Times New Roman"/>
          <w:sz w:val="24"/>
          <w:szCs w:val="24"/>
        </w:rPr>
        <w:t>’</w:t>
      </w:r>
      <w:r w:rsidR="000A7B74">
        <w:rPr>
          <w:rFonts w:ascii="Times New Roman" w:hAnsi="Times New Roman"/>
          <w:sz w:val="24"/>
          <w:szCs w:val="24"/>
        </w:rPr>
        <w:t xml:space="preserve">. </w:t>
      </w:r>
      <w:r w:rsidR="00BE7B68">
        <w:rPr>
          <w:rFonts w:ascii="Times New Roman" w:hAnsi="Times New Roman"/>
          <w:sz w:val="24"/>
          <w:szCs w:val="24"/>
        </w:rPr>
        <w:t>The thesis</w:t>
      </w:r>
      <w:r w:rsidR="0007485B" w:rsidRPr="0007485B">
        <w:rPr>
          <w:rFonts w:ascii="Times New Roman" w:hAnsi="Times New Roman"/>
          <w:sz w:val="24"/>
          <w:szCs w:val="24"/>
        </w:rPr>
        <w:t xml:space="preserve"> shall be recommended </w:t>
      </w:r>
      <w:r w:rsidR="00BE7B68">
        <w:rPr>
          <w:rFonts w:ascii="Times New Roman" w:hAnsi="Times New Roman"/>
          <w:sz w:val="24"/>
          <w:szCs w:val="24"/>
          <w:lang w:val="en-GB"/>
        </w:rPr>
        <w:t xml:space="preserve">for the award of the degree </w:t>
      </w:r>
      <w:r w:rsidR="0007485B" w:rsidRPr="0007485B">
        <w:rPr>
          <w:rFonts w:ascii="Times New Roman" w:hAnsi="Times New Roman"/>
          <w:sz w:val="24"/>
          <w:szCs w:val="24"/>
        </w:rPr>
        <w:t>when the decision of the Board of Examiners is una</w:t>
      </w:r>
      <w:r w:rsidR="00D12AE5">
        <w:rPr>
          <w:rFonts w:ascii="Times New Roman" w:hAnsi="Times New Roman"/>
          <w:sz w:val="24"/>
          <w:szCs w:val="24"/>
        </w:rPr>
        <w:t xml:space="preserve">nimous in recommeding </w:t>
      </w:r>
      <w:r w:rsidR="0007485B" w:rsidRPr="0007485B">
        <w:rPr>
          <w:rFonts w:ascii="Times New Roman" w:hAnsi="Times New Roman"/>
          <w:sz w:val="24"/>
          <w:szCs w:val="24"/>
        </w:rPr>
        <w:t>the the</w:t>
      </w:r>
      <w:r w:rsidR="00D12AE5">
        <w:rPr>
          <w:rFonts w:ascii="Times New Roman" w:hAnsi="Times New Roman"/>
          <w:sz w:val="24"/>
          <w:szCs w:val="24"/>
        </w:rPr>
        <w:t>sis for the award of the degree</w:t>
      </w:r>
      <w:r w:rsidR="004223DE" w:rsidRPr="00406DEB">
        <w:rPr>
          <w:rFonts w:ascii="Times New Roman" w:hAnsi="Times New Roman"/>
          <w:sz w:val="24"/>
          <w:szCs w:val="24"/>
        </w:rPr>
        <w:t>.</w:t>
      </w:r>
      <w:r w:rsidR="00BF6117">
        <w:rPr>
          <w:rFonts w:ascii="Times New Roman" w:hAnsi="Times New Roman"/>
          <w:sz w:val="24"/>
          <w:szCs w:val="24"/>
        </w:rPr>
        <w:t xml:space="preserve"> </w:t>
      </w:r>
    </w:p>
    <w:p w:rsidR="0057471D" w:rsidRDefault="00BF6117" w:rsidP="00BF6117">
      <w:pPr>
        <w:autoSpaceDE w:val="0"/>
        <w:autoSpaceDN w:val="0"/>
        <w:adjustRightInd w:val="0"/>
        <w:spacing w:after="0" w:line="360" w:lineRule="auto"/>
        <w:ind w:left="720" w:hanging="450"/>
        <w:jc w:val="both"/>
        <w:rPr>
          <w:rFonts w:ascii="Times New Roman" w:hAnsi="Times New Roman"/>
          <w:sz w:val="24"/>
          <w:szCs w:val="24"/>
        </w:rPr>
      </w:pPr>
      <w:r>
        <w:rPr>
          <w:rFonts w:ascii="Times New Roman" w:hAnsi="Times New Roman"/>
          <w:sz w:val="24"/>
          <w:szCs w:val="24"/>
        </w:rPr>
        <w:t xml:space="preserve">4.3. </w:t>
      </w:r>
      <w:r w:rsidR="003D6D8F" w:rsidRPr="00406DEB">
        <w:rPr>
          <w:rFonts w:ascii="Times New Roman" w:hAnsi="Times New Roman"/>
          <w:sz w:val="24"/>
          <w:szCs w:val="24"/>
        </w:rPr>
        <w:t xml:space="preserve">In case, </w:t>
      </w:r>
      <w:r w:rsidR="0057471D">
        <w:rPr>
          <w:rFonts w:ascii="Times New Roman" w:hAnsi="Times New Roman"/>
          <w:sz w:val="24"/>
          <w:szCs w:val="24"/>
        </w:rPr>
        <w:t xml:space="preserve">even if </w:t>
      </w:r>
      <w:r w:rsidR="003D6D8F" w:rsidRPr="00406DEB">
        <w:rPr>
          <w:rFonts w:ascii="Times New Roman" w:hAnsi="Times New Roman"/>
          <w:sz w:val="24"/>
          <w:szCs w:val="24"/>
        </w:rPr>
        <w:t>one of the examiners does not recommend the award of the degree</w:t>
      </w:r>
      <w:r w:rsidR="0057471D">
        <w:rPr>
          <w:rFonts w:ascii="Times New Roman" w:hAnsi="Times New Roman"/>
          <w:sz w:val="24"/>
          <w:szCs w:val="24"/>
        </w:rPr>
        <w:t>, the thesis will be rejected.</w:t>
      </w:r>
    </w:p>
    <w:p w:rsidR="0057471D" w:rsidRDefault="0057471D" w:rsidP="00BF6117">
      <w:pPr>
        <w:autoSpaceDE w:val="0"/>
        <w:autoSpaceDN w:val="0"/>
        <w:adjustRightInd w:val="0"/>
        <w:spacing w:after="0" w:line="360" w:lineRule="auto"/>
        <w:ind w:left="720" w:hanging="450"/>
        <w:jc w:val="both"/>
        <w:rPr>
          <w:rFonts w:ascii="Times New Roman" w:hAnsi="Times New Roman"/>
          <w:sz w:val="24"/>
          <w:szCs w:val="24"/>
        </w:rPr>
      </w:pPr>
      <w:r>
        <w:rPr>
          <w:rFonts w:ascii="Times New Roman" w:hAnsi="Times New Roman"/>
          <w:sz w:val="24"/>
          <w:szCs w:val="24"/>
        </w:rPr>
        <w:t>4.4. Such of those</w:t>
      </w:r>
      <w:r w:rsidR="00DC3603">
        <w:rPr>
          <w:rFonts w:ascii="Times New Roman" w:hAnsi="Times New Roman"/>
          <w:sz w:val="24"/>
          <w:szCs w:val="24"/>
        </w:rPr>
        <w:t xml:space="preserve"> -</w:t>
      </w:r>
      <w:r>
        <w:rPr>
          <w:rFonts w:ascii="Times New Roman" w:hAnsi="Times New Roman"/>
          <w:sz w:val="24"/>
          <w:szCs w:val="24"/>
        </w:rPr>
        <w:t xml:space="preserve"> whose thesis have been rejected, shall be eligible for after one year re-registration as either on the same theme or on the different theme  and such thesis will be treated as new for processing.</w:t>
      </w:r>
    </w:p>
    <w:p w:rsidR="004F308B" w:rsidRPr="00B80C43" w:rsidRDefault="00BF6117" w:rsidP="00BF6117">
      <w:pPr>
        <w:autoSpaceDE w:val="0"/>
        <w:autoSpaceDN w:val="0"/>
        <w:adjustRightInd w:val="0"/>
        <w:spacing w:after="0" w:line="360" w:lineRule="auto"/>
        <w:ind w:left="720" w:hanging="450"/>
        <w:jc w:val="both"/>
        <w:rPr>
          <w:rFonts w:ascii="Times New Roman" w:hAnsi="Times New Roman"/>
          <w:sz w:val="24"/>
          <w:szCs w:val="24"/>
          <w:lang w:val="en-GB"/>
        </w:rPr>
      </w:pPr>
      <w:r>
        <w:rPr>
          <w:rFonts w:ascii="Times New Roman" w:hAnsi="Times New Roman"/>
          <w:sz w:val="24"/>
          <w:szCs w:val="24"/>
          <w:lang w:val="en-GB"/>
        </w:rPr>
        <w:t>4.</w:t>
      </w:r>
      <w:r w:rsidR="0057471D">
        <w:rPr>
          <w:rFonts w:ascii="Times New Roman" w:hAnsi="Times New Roman"/>
          <w:sz w:val="24"/>
          <w:szCs w:val="24"/>
          <w:lang w:val="en-GB"/>
        </w:rPr>
        <w:t>5</w:t>
      </w:r>
      <w:r>
        <w:rPr>
          <w:rFonts w:ascii="Times New Roman" w:hAnsi="Times New Roman"/>
          <w:sz w:val="24"/>
          <w:szCs w:val="24"/>
          <w:lang w:val="en-GB"/>
        </w:rPr>
        <w:t xml:space="preserve">. </w:t>
      </w:r>
      <w:r w:rsidR="00BD0F6F">
        <w:rPr>
          <w:rFonts w:ascii="Times New Roman" w:hAnsi="Times New Roman"/>
          <w:sz w:val="24"/>
          <w:szCs w:val="24"/>
          <w:lang w:val="en-GB"/>
        </w:rPr>
        <w:t xml:space="preserve">After the due process of evaluation described above, </w:t>
      </w:r>
      <w:r w:rsidR="005C1126" w:rsidRPr="00406DEB">
        <w:rPr>
          <w:rFonts w:ascii="Times New Roman" w:hAnsi="Times New Roman"/>
          <w:sz w:val="24"/>
          <w:szCs w:val="24"/>
        </w:rPr>
        <w:t>the c</w:t>
      </w:r>
      <w:r w:rsidR="00A06368" w:rsidRPr="00406DEB">
        <w:rPr>
          <w:rFonts w:ascii="Times New Roman" w:hAnsi="Times New Roman"/>
          <w:sz w:val="24"/>
          <w:szCs w:val="24"/>
        </w:rPr>
        <w:t>andidate shall be awarded D.Sc.</w:t>
      </w:r>
      <w:r w:rsidR="005C1126" w:rsidRPr="00406DEB">
        <w:rPr>
          <w:rFonts w:ascii="Times New Roman" w:hAnsi="Times New Roman"/>
          <w:sz w:val="24"/>
          <w:szCs w:val="24"/>
        </w:rPr>
        <w:t>/D.Litt</w:t>
      </w:r>
      <w:r w:rsidR="00A06368" w:rsidRPr="00406DEB">
        <w:rPr>
          <w:rFonts w:ascii="Times New Roman" w:hAnsi="Times New Roman"/>
          <w:sz w:val="24"/>
          <w:szCs w:val="24"/>
        </w:rPr>
        <w:t>.</w:t>
      </w:r>
      <w:r w:rsidR="005C1126" w:rsidRPr="00406DEB">
        <w:rPr>
          <w:rFonts w:ascii="Times New Roman" w:hAnsi="Times New Roman"/>
          <w:sz w:val="24"/>
          <w:szCs w:val="24"/>
        </w:rPr>
        <w:t xml:space="preserve"> Degree under the concerned </w:t>
      </w:r>
      <w:r w:rsidR="004F308B" w:rsidRPr="00406DEB">
        <w:rPr>
          <w:rFonts w:ascii="Times New Roman" w:hAnsi="Times New Roman"/>
          <w:sz w:val="24"/>
          <w:szCs w:val="24"/>
        </w:rPr>
        <w:t>discipline/subject</w:t>
      </w:r>
      <w:r w:rsidR="008D0C1E">
        <w:rPr>
          <w:rFonts w:ascii="Times New Roman" w:hAnsi="Times New Roman"/>
          <w:sz w:val="24"/>
          <w:szCs w:val="24"/>
          <w:lang w:val="en-GB"/>
        </w:rPr>
        <w:t xml:space="preserve"> in th</w:t>
      </w:r>
      <w:r w:rsidR="00B80C43">
        <w:rPr>
          <w:rFonts w:ascii="Times New Roman" w:hAnsi="Times New Roman"/>
          <w:sz w:val="24"/>
          <w:szCs w:val="24"/>
          <w:lang w:val="en-GB"/>
        </w:rPr>
        <w:t xml:space="preserve">e faculty with the approval of the Syndicate of the university. </w:t>
      </w:r>
    </w:p>
    <w:p w:rsidR="00C503C9" w:rsidRPr="00B45DA0" w:rsidRDefault="00F106DA" w:rsidP="00C503C9">
      <w:pPr>
        <w:autoSpaceDE w:val="0"/>
        <w:autoSpaceDN w:val="0"/>
        <w:adjustRightInd w:val="0"/>
        <w:spacing w:after="0" w:line="360" w:lineRule="auto"/>
        <w:ind w:left="284"/>
        <w:jc w:val="center"/>
        <w:rPr>
          <w:rFonts w:ascii="Times New Roman" w:hAnsi="Times New Roman"/>
          <w:b/>
          <w:sz w:val="32"/>
          <w:szCs w:val="24"/>
          <w:u w:val="single"/>
        </w:rPr>
      </w:pPr>
      <w:r w:rsidRPr="00B45DA0">
        <w:rPr>
          <w:rFonts w:ascii="Times New Roman" w:hAnsi="Times New Roman"/>
          <w:sz w:val="24"/>
          <w:szCs w:val="24"/>
        </w:rPr>
        <w:t>.</w:t>
      </w:r>
      <w:ins w:id="3" w:author="admin" w:date="2015-09-05T20:34:00Z">
        <w:r w:rsidR="00295437">
          <w:rPr>
            <w:rFonts w:ascii="Times New Roman" w:hAnsi="Times New Roman"/>
            <w:b/>
            <w:sz w:val="32"/>
            <w:szCs w:val="24"/>
            <w:u w:val="single"/>
          </w:rPr>
          <w:br w:type="page"/>
        </w:r>
      </w:ins>
      <w:r w:rsidR="00C503C9">
        <w:rPr>
          <w:rFonts w:ascii="Times New Roman" w:hAnsi="Times New Roman"/>
          <w:b/>
          <w:sz w:val="32"/>
          <w:szCs w:val="24"/>
          <w:u w:val="single"/>
        </w:rPr>
        <w:lastRenderedPageBreak/>
        <w:t>Annexure</w:t>
      </w:r>
      <w:r w:rsidR="00C503C9" w:rsidRPr="00B45DA0">
        <w:rPr>
          <w:rFonts w:ascii="Times New Roman" w:hAnsi="Times New Roman"/>
          <w:b/>
          <w:sz w:val="32"/>
          <w:szCs w:val="24"/>
          <w:u w:val="single"/>
        </w:rPr>
        <w:t xml:space="preserve"> I</w:t>
      </w:r>
      <w:r w:rsidR="002A2890">
        <w:rPr>
          <w:rFonts w:ascii="Times New Roman" w:hAnsi="Times New Roman"/>
          <w:b/>
          <w:sz w:val="32"/>
          <w:szCs w:val="24"/>
          <w:u w:val="single"/>
        </w:rPr>
        <w:t>I</w:t>
      </w:r>
    </w:p>
    <w:p w:rsidR="00C503C9" w:rsidRPr="001F0908" w:rsidRDefault="00C503C9" w:rsidP="00C503C9">
      <w:pPr>
        <w:jc w:val="center"/>
        <w:rPr>
          <w:rFonts w:ascii="Times New Roman" w:hAnsi="Times New Roman"/>
          <w:sz w:val="24"/>
          <w:szCs w:val="24"/>
        </w:rPr>
      </w:pPr>
      <w:r w:rsidRPr="001F0908">
        <w:rPr>
          <w:rFonts w:ascii="Times New Roman" w:hAnsi="Times New Roman"/>
          <w:sz w:val="24"/>
          <w:szCs w:val="24"/>
        </w:rPr>
        <w:t xml:space="preserve">(Model for cover page of thesis of the D. Sc. /D. Litt.) </w:t>
      </w:r>
    </w:p>
    <w:p w:rsidR="00C503C9" w:rsidRPr="00B45DA0"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___________</w:t>
      </w:r>
    </w:p>
    <w:p w:rsidR="00C503C9" w:rsidRPr="00B45DA0" w:rsidRDefault="00C503C9" w:rsidP="00C503C9">
      <w:pPr>
        <w:jc w:val="center"/>
        <w:rPr>
          <w:rFonts w:ascii="Times New Roman" w:hAnsi="Times New Roman"/>
          <w:i/>
          <w:sz w:val="24"/>
          <w:szCs w:val="24"/>
        </w:rPr>
      </w:pPr>
      <w:r w:rsidRPr="00B45DA0">
        <w:rPr>
          <w:rFonts w:ascii="Times New Roman" w:hAnsi="Times New Roman"/>
          <w:i/>
          <w:sz w:val="24"/>
          <w:szCs w:val="24"/>
        </w:rPr>
        <w:t>Title of the Thesis</w:t>
      </w:r>
    </w:p>
    <w:p w:rsidR="00C503C9" w:rsidRPr="00B45DA0" w:rsidRDefault="00C503C9" w:rsidP="00C503C9">
      <w:pPr>
        <w:spacing w:line="360" w:lineRule="auto"/>
        <w:jc w:val="center"/>
        <w:rPr>
          <w:rFonts w:ascii="Times New Roman" w:hAnsi="Times New Roman"/>
          <w:sz w:val="24"/>
          <w:szCs w:val="24"/>
        </w:rPr>
      </w:pPr>
    </w:p>
    <w:p w:rsidR="00C503C9" w:rsidRPr="00B45DA0"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 xml:space="preserve">  THESIS SUBMITTED TO ALAGAPPA UNIVERSITY FOR THE AWARD OF THE DEGREE OF </w:t>
      </w:r>
    </w:p>
    <w:p w:rsidR="00C503C9" w:rsidRPr="00B45DA0" w:rsidRDefault="00C503C9" w:rsidP="00C503C9">
      <w:pPr>
        <w:jc w:val="center"/>
        <w:rPr>
          <w:rFonts w:ascii="Times New Roman" w:hAnsi="Times New Roman"/>
          <w:sz w:val="24"/>
          <w:szCs w:val="24"/>
        </w:rPr>
      </w:pPr>
      <w:r w:rsidRPr="00B45DA0">
        <w:rPr>
          <w:rFonts w:ascii="Times New Roman" w:hAnsi="Times New Roman"/>
          <w:sz w:val="24"/>
          <w:szCs w:val="24"/>
        </w:rPr>
        <w:t>DOCTOR OF SCIENCE</w:t>
      </w:r>
      <w:r w:rsidR="000863D4">
        <w:rPr>
          <w:rFonts w:ascii="Times New Roman" w:hAnsi="Times New Roman"/>
          <w:sz w:val="24"/>
          <w:szCs w:val="24"/>
        </w:rPr>
        <w:t xml:space="preserve"> </w:t>
      </w:r>
      <w:r w:rsidRPr="00B45DA0">
        <w:rPr>
          <w:rFonts w:ascii="Times New Roman" w:hAnsi="Times New Roman"/>
          <w:sz w:val="24"/>
          <w:szCs w:val="24"/>
        </w:rPr>
        <w:t>/</w:t>
      </w:r>
      <w:r w:rsidR="000863D4">
        <w:rPr>
          <w:rFonts w:ascii="Times New Roman" w:hAnsi="Times New Roman"/>
          <w:sz w:val="24"/>
          <w:szCs w:val="24"/>
        </w:rPr>
        <w:t xml:space="preserve"> </w:t>
      </w:r>
      <w:r w:rsidR="000863D4" w:rsidRPr="00B45DA0">
        <w:rPr>
          <w:rFonts w:ascii="Times New Roman" w:hAnsi="Times New Roman"/>
          <w:sz w:val="24"/>
          <w:szCs w:val="24"/>
        </w:rPr>
        <w:t xml:space="preserve">DOCTOR OF </w:t>
      </w:r>
      <w:r w:rsidRPr="00B45DA0">
        <w:rPr>
          <w:rFonts w:ascii="Times New Roman" w:hAnsi="Times New Roman"/>
          <w:sz w:val="24"/>
          <w:szCs w:val="24"/>
        </w:rPr>
        <w:t>LETTERS</w:t>
      </w:r>
    </w:p>
    <w:p w:rsidR="00C503C9" w:rsidRPr="00B45DA0"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IN</w:t>
      </w:r>
    </w:p>
    <w:p w:rsidR="00C503C9" w:rsidRPr="00B45DA0"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_______________________</w:t>
      </w:r>
    </w:p>
    <w:p w:rsidR="00C503C9" w:rsidRPr="00B45DA0" w:rsidRDefault="00C503C9" w:rsidP="00C503C9">
      <w:pPr>
        <w:spacing w:line="360" w:lineRule="auto"/>
        <w:jc w:val="center"/>
        <w:rPr>
          <w:rFonts w:ascii="Times New Roman" w:hAnsi="Times New Roman"/>
          <w:i/>
          <w:sz w:val="24"/>
          <w:szCs w:val="24"/>
        </w:rPr>
      </w:pPr>
      <w:r w:rsidRPr="00B45DA0">
        <w:rPr>
          <w:rFonts w:ascii="Times New Roman" w:hAnsi="Times New Roman"/>
          <w:i/>
          <w:sz w:val="24"/>
          <w:szCs w:val="24"/>
        </w:rPr>
        <w:t xml:space="preserve">(Name of the </w:t>
      </w:r>
      <w:r w:rsidR="00572831">
        <w:rPr>
          <w:rFonts w:ascii="Times New Roman" w:hAnsi="Times New Roman"/>
          <w:i/>
          <w:sz w:val="24"/>
          <w:szCs w:val="24"/>
          <w:lang w:val="en-GB"/>
        </w:rPr>
        <w:t>F</w:t>
      </w:r>
      <w:r w:rsidR="00D96054">
        <w:rPr>
          <w:rFonts w:ascii="Times New Roman" w:hAnsi="Times New Roman"/>
          <w:i/>
          <w:sz w:val="24"/>
          <w:szCs w:val="24"/>
          <w:lang w:val="en-GB"/>
        </w:rPr>
        <w:t>aculty</w:t>
      </w:r>
      <w:r w:rsidRPr="00B45DA0">
        <w:rPr>
          <w:rFonts w:ascii="Times New Roman" w:hAnsi="Times New Roman"/>
          <w:i/>
          <w:sz w:val="24"/>
          <w:szCs w:val="24"/>
        </w:rPr>
        <w:t>)</w:t>
      </w:r>
    </w:p>
    <w:p w:rsidR="00C503C9" w:rsidRPr="00B45DA0" w:rsidRDefault="00C503C9" w:rsidP="00C503C9">
      <w:pPr>
        <w:spacing w:line="360" w:lineRule="auto"/>
        <w:jc w:val="center"/>
        <w:rPr>
          <w:rFonts w:ascii="Times New Roman" w:hAnsi="Times New Roman"/>
          <w:i/>
          <w:sz w:val="24"/>
          <w:szCs w:val="24"/>
        </w:rPr>
      </w:pPr>
    </w:p>
    <w:p w:rsidR="00C503C9" w:rsidRPr="00B45DA0"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By</w:t>
      </w:r>
    </w:p>
    <w:p w:rsidR="00C503C9" w:rsidRPr="00B45DA0"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________________________</w:t>
      </w:r>
    </w:p>
    <w:p w:rsidR="00C503C9" w:rsidRPr="00B45DA0" w:rsidRDefault="00C503C9" w:rsidP="00C503C9">
      <w:pPr>
        <w:spacing w:line="360" w:lineRule="auto"/>
        <w:jc w:val="center"/>
        <w:rPr>
          <w:rFonts w:ascii="Times New Roman" w:hAnsi="Times New Roman"/>
          <w:i/>
          <w:sz w:val="24"/>
          <w:szCs w:val="24"/>
        </w:rPr>
      </w:pPr>
      <w:r w:rsidRPr="00B45DA0">
        <w:rPr>
          <w:rFonts w:ascii="Times New Roman" w:hAnsi="Times New Roman"/>
          <w:i/>
          <w:sz w:val="24"/>
          <w:szCs w:val="24"/>
        </w:rPr>
        <w:t>(Name of the candidate)</w:t>
      </w:r>
    </w:p>
    <w:p w:rsidR="00C503C9" w:rsidRPr="00B45DA0" w:rsidRDefault="00C503C9" w:rsidP="00C503C9">
      <w:pPr>
        <w:spacing w:line="360" w:lineRule="auto"/>
        <w:jc w:val="center"/>
        <w:rPr>
          <w:rFonts w:ascii="Times New Roman" w:hAnsi="Times New Roman"/>
          <w:sz w:val="24"/>
          <w:szCs w:val="24"/>
        </w:rPr>
      </w:pPr>
    </w:p>
    <w:p w:rsidR="00C503C9" w:rsidRPr="00B45DA0" w:rsidRDefault="00C503C9" w:rsidP="00C503C9">
      <w:pPr>
        <w:spacing w:line="360" w:lineRule="auto"/>
        <w:jc w:val="center"/>
        <w:rPr>
          <w:rFonts w:ascii="Times New Roman" w:hAnsi="Times New Roman"/>
          <w:sz w:val="24"/>
          <w:szCs w:val="24"/>
        </w:rPr>
      </w:pPr>
    </w:p>
    <w:p w:rsidR="00C503C9" w:rsidRPr="00B45DA0"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______________________</w:t>
      </w:r>
    </w:p>
    <w:p w:rsidR="00C503C9" w:rsidRDefault="00C503C9" w:rsidP="00C503C9">
      <w:pPr>
        <w:spacing w:line="360" w:lineRule="auto"/>
        <w:jc w:val="center"/>
        <w:rPr>
          <w:rFonts w:ascii="Times New Roman" w:hAnsi="Times New Roman"/>
          <w:sz w:val="24"/>
          <w:szCs w:val="24"/>
        </w:rPr>
      </w:pPr>
      <w:r w:rsidRPr="00B45DA0">
        <w:rPr>
          <w:rFonts w:ascii="Times New Roman" w:hAnsi="Times New Roman"/>
          <w:sz w:val="24"/>
          <w:szCs w:val="24"/>
        </w:rPr>
        <w:t>Month and Year</w:t>
      </w:r>
    </w:p>
    <w:p w:rsidR="00572831" w:rsidRPr="00B45DA0" w:rsidRDefault="00572831" w:rsidP="00C503C9">
      <w:pPr>
        <w:spacing w:line="360" w:lineRule="auto"/>
        <w:jc w:val="center"/>
        <w:rPr>
          <w:rFonts w:ascii="Times New Roman" w:hAnsi="Times New Roman"/>
          <w:sz w:val="24"/>
          <w:szCs w:val="24"/>
        </w:rPr>
      </w:pPr>
    </w:p>
    <w:p w:rsidR="00C503C9" w:rsidRPr="00B45DA0" w:rsidRDefault="00C503C9" w:rsidP="00C503C9">
      <w:pPr>
        <w:autoSpaceDE w:val="0"/>
        <w:autoSpaceDN w:val="0"/>
        <w:adjustRightInd w:val="0"/>
        <w:spacing w:after="0" w:line="360" w:lineRule="auto"/>
        <w:ind w:left="284"/>
        <w:jc w:val="both"/>
        <w:rPr>
          <w:rFonts w:ascii="Times New Roman" w:hAnsi="Times New Roman"/>
          <w:sz w:val="24"/>
          <w:szCs w:val="24"/>
        </w:rPr>
      </w:pPr>
      <w:r w:rsidRPr="00B45DA0">
        <w:rPr>
          <w:rFonts w:ascii="Times New Roman" w:hAnsi="Times New Roman"/>
          <w:i/>
          <w:sz w:val="24"/>
          <w:szCs w:val="24"/>
        </w:rPr>
        <w:t>[Note: The items in Italics as such are not to be scripted, but only the appropriate details pertaining to them need to be in the space provided]</w:t>
      </w:r>
    </w:p>
    <w:p w:rsidR="00C503C9" w:rsidRDefault="00C503C9" w:rsidP="00E265BA">
      <w:pPr>
        <w:autoSpaceDE w:val="0"/>
        <w:autoSpaceDN w:val="0"/>
        <w:adjustRightInd w:val="0"/>
        <w:spacing w:after="0" w:line="360" w:lineRule="auto"/>
        <w:ind w:left="284"/>
        <w:jc w:val="center"/>
        <w:rPr>
          <w:rFonts w:ascii="Times New Roman" w:hAnsi="Times New Roman"/>
          <w:b/>
          <w:sz w:val="32"/>
          <w:szCs w:val="24"/>
          <w:u w:val="single"/>
        </w:rPr>
      </w:pPr>
    </w:p>
    <w:p w:rsidR="00C503C9" w:rsidRDefault="00C503C9" w:rsidP="00C503C9">
      <w:pPr>
        <w:autoSpaceDE w:val="0"/>
        <w:autoSpaceDN w:val="0"/>
        <w:adjustRightInd w:val="0"/>
        <w:spacing w:after="0" w:line="360" w:lineRule="auto"/>
        <w:rPr>
          <w:rFonts w:ascii="Times New Roman" w:hAnsi="Times New Roman"/>
          <w:b/>
          <w:sz w:val="32"/>
          <w:szCs w:val="24"/>
          <w:u w:val="single"/>
        </w:rPr>
      </w:pPr>
    </w:p>
    <w:p w:rsidR="00572831" w:rsidRDefault="00572831">
      <w:pPr>
        <w:spacing w:after="0" w:line="240" w:lineRule="auto"/>
        <w:rPr>
          <w:rFonts w:ascii="Times New Roman" w:hAnsi="Times New Roman"/>
          <w:b/>
          <w:sz w:val="32"/>
          <w:szCs w:val="24"/>
          <w:u w:val="single"/>
        </w:rPr>
      </w:pPr>
      <w:r>
        <w:rPr>
          <w:rFonts w:ascii="Times New Roman" w:hAnsi="Times New Roman"/>
          <w:b/>
          <w:sz w:val="32"/>
          <w:szCs w:val="24"/>
          <w:u w:val="single"/>
        </w:rPr>
        <w:br w:type="page"/>
      </w:r>
    </w:p>
    <w:p w:rsidR="00C503C9" w:rsidRDefault="00C503C9" w:rsidP="00C503C9">
      <w:pPr>
        <w:autoSpaceDE w:val="0"/>
        <w:autoSpaceDN w:val="0"/>
        <w:adjustRightInd w:val="0"/>
        <w:spacing w:after="0" w:line="360" w:lineRule="auto"/>
        <w:rPr>
          <w:rFonts w:ascii="Times New Roman" w:hAnsi="Times New Roman"/>
          <w:b/>
          <w:sz w:val="32"/>
          <w:szCs w:val="24"/>
          <w:u w:val="single"/>
        </w:rPr>
      </w:pPr>
    </w:p>
    <w:p w:rsidR="00A06368" w:rsidRPr="00B45DA0" w:rsidRDefault="001F0908" w:rsidP="00E265BA">
      <w:pPr>
        <w:autoSpaceDE w:val="0"/>
        <w:autoSpaceDN w:val="0"/>
        <w:adjustRightInd w:val="0"/>
        <w:spacing w:after="0" w:line="360" w:lineRule="auto"/>
        <w:ind w:left="284"/>
        <w:jc w:val="center"/>
        <w:rPr>
          <w:rFonts w:ascii="Times New Roman" w:hAnsi="Times New Roman"/>
          <w:b/>
          <w:sz w:val="32"/>
          <w:szCs w:val="24"/>
          <w:u w:val="single"/>
        </w:rPr>
      </w:pPr>
      <w:r>
        <w:rPr>
          <w:rFonts w:ascii="Times New Roman" w:hAnsi="Times New Roman"/>
          <w:b/>
          <w:sz w:val="32"/>
          <w:szCs w:val="24"/>
          <w:u w:val="single"/>
        </w:rPr>
        <w:t>Annexure</w:t>
      </w:r>
      <w:r w:rsidR="00E265BA" w:rsidRPr="00B45DA0">
        <w:rPr>
          <w:rFonts w:ascii="Times New Roman" w:hAnsi="Times New Roman"/>
          <w:b/>
          <w:sz w:val="32"/>
          <w:szCs w:val="24"/>
          <w:u w:val="single"/>
        </w:rPr>
        <w:t xml:space="preserve"> I</w:t>
      </w:r>
      <w:r>
        <w:rPr>
          <w:rFonts w:ascii="Times New Roman" w:hAnsi="Times New Roman"/>
          <w:b/>
          <w:sz w:val="32"/>
          <w:szCs w:val="24"/>
          <w:u w:val="single"/>
        </w:rPr>
        <w:t>I</w:t>
      </w:r>
      <w:r w:rsidR="002A2890">
        <w:rPr>
          <w:rFonts w:ascii="Times New Roman" w:hAnsi="Times New Roman"/>
          <w:b/>
          <w:sz w:val="32"/>
          <w:szCs w:val="24"/>
          <w:u w:val="single"/>
        </w:rPr>
        <w:t>I</w:t>
      </w:r>
    </w:p>
    <w:p w:rsidR="00E265BA" w:rsidRPr="00B45DA0" w:rsidRDefault="00E265BA" w:rsidP="00E265BA">
      <w:pPr>
        <w:autoSpaceDE w:val="0"/>
        <w:autoSpaceDN w:val="0"/>
        <w:adjustRightInd w:val="0"/>
        <w:spacing w:after="0" w:line="360" w:lineRule="auto"/>
        <w:ind w:left="284"/>
        <w:jc w:val="center"/>
        <w:rPr>
          <w:rFonts w:ascii="Times New Roman" w:hAnsi="Times New Roman"/>
          <w:sz w:val="24"/>
          <w:szCs w:val="24"/>
        </w:rPr>
      </w:pPr>
    </w:p>
    <w:p w:rsidR="00D96160" w:rsidRPr="00B45DA0" w:rsidRDefault="00D96160" w:rsidP="00D96160">
      <w:pPr>
        <w:pStyle w:val="Default"/>
        <w:jc w:val="center"/>
        <w:rPr>
          <w:b/>
          <w:bCs/>
          <w:sz w:val="32"/>
          <w:szCs w:val="23"/>
        </w:rPr>
      </w:pPr>
      <w:r w:rsidRPr="00B45DA0">
        <w:rPr>
          <w:b/>
          <w:bCs/>
          <w:sz w:val="32"/>
          <w:szCs w:val="23"/>
        </w:rPr>
        <w:t>DECLARATION</w:t>
      </w:r>
    </w:p>
    <w:p w:rsidR="00D96160" w:rsidRPr="00B45DA0" w:rsidRDefault="00D96160" w:rsidP="00D96160">
      <w:pPr>
        <w:pStyle w:val="Default"/>
        <w:jc w:val="center"/>
        <w:rPr>
          <w:b/>
          <w:bCs/>
          <w:sz w:val="23"/>
          <w:szCs w:val="23"/>
        </w:rPr>
      </w:pPr>
    </w:p>
    <w:p w:rsidR="00D96160" w:rsidRPr="00B45DA0" w:rsidRDefault="00D96160" w:rsidP="00D96160">
      <w:pPr>
        <w:pStyle w:val="Default"/>
        <w:jc w:val="center"/>
        <w:rPr>
          <w:szCs w:val="23"/>
        </w:rPr>
      </w:pPr>
    </w:p>
    <w:p w:rsidR="00D96160" w:rsidRPr="00B45DA0" w:rsidRDefault="00D96160" w:rsidP="00D96160">
      <w:pPr>
        <w:autoSpaceDE w:val="0"/>
        <w:autoSpaceDN w:val="0"/>
        <w:adjustRightInd w:val="0"/>
        <w:spacing w:after="0" w:line="360" w:lineRule="auto"/>
        <w:ind w:left="284"/>
        <w:jc w:val="both"/>
        <w:rPr>
          <w:rFonts w:ascii="Times New Roman" w:hAnsi="Times New Roman"/>
          <w:sz w:val="28"/>
          <w:szCs w:val="23"/>
        </w:rPr>
      </w:pPr>
      <w:r w:rsidRPr="00793903">
        <w:rPr>
          <w:rFonts w:ascii="Times New Roman" w:hAnsi="Times New Roman"/>
          <w:sz w:val="24"/>
          <w:szCs w:val="23"/>
        </w:rPr>
        <w:t>I, Dr..…………………........ hereby declare that this thesis entitled “………………………...............................................................................................</w:t>
      </w:r>
      <w:r w:rsidR="00793903">
        <w:rPr>
          <w:rFonts w:ascii="Times New Roman" w:hAnsi="Times New Roman"/>
          <w:sz w:val="24"/>
          <w:szCs w:val="23"/>
        </w:rPr>
        <w:t>.......................</w:t>
      </w:r>
      <w:r w:rsidRPr="00793903">
        <w:rPr>
          <w:rFonts w:ascii="Times New Roman" w:hAnsi="Times New Roman"/>
          <w:sz w:val="24"/>
          <w:szCs w:val="23"/>
        </w:rPr>
        <w:t xml:space="preserve"> ...................................................................................................................................”</w:t>
      </w:r>
      <w:r w:rsidR="00AF4ED1">
        <w:rPr>
          <w:rFonts w:ascii="Times New Roman" w:hAnsi="Times New Roman"/>
          <w:sz w:val="24"/>
          <w:szCs w:val="23"/>
        </w:rPr>
        <w:t xml:space="preserve"> </w:t>
      </w:r>
      <w:r w:rsidRPr="00793903">
        <w:rPr>
          <w:rFonts w:ascii="Times New Roman" w:hAnsi="Times New Roman"/>
          <w:sz w:val="24"/>
          <w:szCs w:val="23"/>
        </w:rPr>
        <w:t xml:space="preserve">submitted </w:t>
      </w:r>
      <w:r w:rsidR="00E265BA" w:rsidRPr="00793903">
        <w:rPr>
          <w:rFonts w:ascii="Times New Roman" w:hAnsi="Times New Roman"/>
          <w:sz w:val="24"/>
          <w:szCs w:val="23"/>
        </w:rPr>
        <w:t xml:space="preserve">to </w:t>
      </w:r>
      <w:r w:rsidRPr="00793903">
        <w:rPr>
          <w:rFonts w:ascii="Times New Roman" w:hAnsi="Times New Roman"/>
          <w:sz w:val="24"/>
          <w:szCs w:val="23"/>
        </w:rPr>
        <w:t xml:space="preserve">Alagappa University for the award of the degree of </w:t>
      </w:r>
      <w:r w:rsidR="00D446D8">
        <w:rPr>
          <w:rFonts w:ascii="Times New Roman" w:hAnsi="Times New Roman"/>
          <w:sz w:val="24"/>
          <w:szCs w:val="23"/>
        </w:rPr>
        <w:t>Doctor of Science</w:t>
      </w:r>
      <w:r w:rsidR="00576AFA">
        <w:rPr>
          <w:rFonts w:ascii="Times New Roman" w:hAnsi="Times New Roman"/>
          <w:sz w:val="24"/>
          <w:szCs w:val="23"/>
        </w:rPr>
        <w:t xml:space="preserve"> </w:t>
      </w:r>
      <w:r w:rsidR="00D446D8">
        <w:rPr>
          <w:rFonts w:ascii="Times New Roman" w:hAnsi="Times New Roman"/>
          <w:sz w:val="24"/>
          <w:szCs w:val="23"/>
        </w:rPr>
        <w:t>/</w:t>
      </w:r>
      <w:r w:rsidR="00576AFA">
        <w:rPr>
          <w:rFonts w:ascii="Times New Roman" w:hAnsi="Times New Roman"/>
          <w:sz w:val="24"/>
          <w:szCs w:val="23"/>
        </w:rPr>
        <w:t xml:space="preserve"> Doctor of </w:t>
      </w:r>
      <w:r w:rsidR="00D446D8">
        <w:rPr>
          <w:rFonts w:ascii="Times New Roman" w:hAnsi="Times New Roman"/>
          <w:sz w:val="24"/>
          <w:szCs w:val="23"/>
        </w:rPr>
        <w:t>Letters</w:t>
      </w:r>
      <w:r w:rsidRPr="00793903">
        <w:rPr>
          <w:rFonts w:ascii="Times New Roman" w:hAnsi="Times New Roman"/>
          <w:sz w:val="24"/>
          <w:szCs w:val="23"/>
        </w:rPr>
        <w:t xml:space="preserve"> of this University is a record of original and independent research work done by me and has not been submitted earlier for the award of any degree or diploma of this or any other University</w:t>
      </w:r>
      <w:r w:rsidRPr="00B45DA0">
        <w:rPr>
          <w:rFonts w:ascii="Times New Roman" w:hAnsi="Times New Roman"/>
          <w:sz w:val="28"/>
          <w:szCs w:val="23"/>
        </w:rPr>
        <w:t xml:space="preserve">. </w:t>
      </w:r>
    </w:p>
    <w:p w:rsidR="00D96160" w:rsidRPr="00B45DA0" w:rsidRDefault="00D96160" w:rsidP="00D96160">
      <w:pPr>
        <w:autoSpaceDE w:val="0"/>
        <w:autoSpaceDN w:val="0"/>
        <w:adjustRightInd w:val="0"/>
        <w:spacing w:after="0" w:line="360" w:lineRule="auto"/>
        <w:ind w:left="284"/>
        <w:jc w:val="both"/>
        <w:rPr>
          <w:rFonts w:ascii="Times New Roman" w:hAnsi="Times New Roman"/>
          <w:sz w:val="28"/>
          <w:szCs w:val="23"/>
        </w:rPr>
      </w:pPr>
    </w:p>
    <w:p w:rsidR="00D96160" w:rsidRPr="00B45DA0" w:rsidRDefault="00D96160" w:rsidP="00D96160">
      <w:pPr>
        <w:autoSpaceDE w:val="0"/>
        <w:autoSpaceDN w:val="0"/>
        <w:adjustRightInd w:val="0"/>
        <w:spacing w:after="0" w:line="360" w:lineRule="auto"/>
        <w:ind w:left="284"/>
        <w:jc w:val="both"/>
        <w:rPr>
          <w:rFonts w:ascii="Times New Roman" w:hAnsi="Times New Roman"/>
          <w:sz w:val="28"/>
          <w:szCs w:val="23"/>
        </w:rPr>
      </w:pPr>
    </w:p>
    <w:p w:rsidR="00D96160" w:rsidRPr="00793903" w:rsidRDefault="00D96160" w:rsidP="00D96160">
      <w:pPr>
        <w:autoSpaceDE w:val="0"/>
        <w:autoSpaceDN w:val="0"/>
        <w:adjustRightInd w:val="0"/>
        <w:spacing w:after="0" w:line="360" w:lineRule="auto"/>
        <w:ind w:left="284"/>
        <w:jc w:val="both"/>
        <w:rPr>
          <w:rFonts w:ascii="Times New Roman" w:hAnsi="Times New Roman"/>
          <w:sz w:val="24"/>
          <w:szCs w:val="23"/>
        </w:rPr>
      </w:pPr>
      <w:r w:rsidRPr="00793903">
        <w:rPr>
          <w:rFonts w:ascii="Times New Roman" w:hAnsi="Times New Roman"/>
          <w:sz w:val="24"/>
          <w:szCs w:val="23"/>
        </w:rPr>
        <w:t xml:space="preserve">Date: </w:t>
      </w:r>
      <w:r w:rsidRPr="00793903">
        <w:rPr>
          <w:rFonts w:ascii="Times New Roman" w:hAnsi="Times New Roman"/>
          <w:sz w:val="24"/>
          <w:szCs w:val="23"/>
        </w:rPr>
        <w:tab/>
      </w:r>
      <w:r w:rsidRPr="00793903">
        <w:rPr>
          <w:rFonts w:ascii="Times New Roman" w:hAnsi="Times New Roman"/>
          <w:sz w:val="24"/>
          <w:szCs w:val="23"/>
        </w:rPr>
        <w:tab/>
      </w:r>
      <w:r w:rsidRPr="00793903">
        <w:rPr>
          <w:rFonts w:ascii="Times New Roman" w:hAnsi="Times New Roman"/>
          <w:sz w:val="24"/>
          <w:szCs w:val="23"/>
        </w:rPr>
        <w:tab/>
      </w:r>
      <w:r w:rsidRPr="00793903">
        <w:rPr>
          <w:rFonts w:ascii="Times New Roman" w:hAnsi="Times New Roman"/>
          <w:sz w:val="24"/>
          <w:szCs w:val="23"/>
        </w:rPr>
        <w:tab/>
      </w:r>
      <w:r w:rsidRPr="00793903">
        <w:rPr>
          <w:rFonts w:ascii="Times New Roman" w:hAnsi="Times New Roman"/>
          <w:sz w:val="24"/>
          <w:szCs w:val="23"/>
        </w:rPr>
        <w:tab/>
      </w:r>
      <w:r w:rsidRPr="00793903">
        <w:rPr>
          <w:rFonts w:ascii="Times New Roman" w:hAnsi="Times New Roman"/>
          <w:sz w:val="24"/>
          <w:szCs w:val="23"/>
        </w:rPr>
        <w:tab/>
      </w:r>
      <w:r w:rsidRPr="00793903">
        <w:rPr>
          <w:rFonts w:ascii="Times New Roman" w:hAnsi="Times New Roman"/>
          <w:sz w:val="24"/>
          <w:szCs w:val="23"/>
        </w:rPr>
        <w:tab/>
        <w:t xml:space="preserve">Signature of the Candidate </w:t>
      </w:r>
    </w:p>
    <w:p w:rsidR="00D96160" w:rsidRPr="00793903" w:rsidRDefault="00D96160" w:rsidP="00D96160">
      <w:pPr>
        <w:autoSpaceDE w:val="0"/>
        <w:autoSpaceDN w:val="0"/>
        <w:adjustRightInd w:val="0"/>
        <w:spacing w:after="0" w:line="360" w:lineRule="auto"/>
        <w:ind w:left="284"/>
        <w:jc w:val="both"/>
        <w:rPr>
          <w:rFonts w:ascii="Times New Roman" w:hAnsi="Times New Roman"/>
          <w:sz w:val="28"/>
          <w:szCs w:val="24"/>
        </w:rPr>
      </w:pPr>
      <w:r w:rsidRPr="00793903">
        <w:rPr>
          <w:rFonts w:ascii="Times New Roman" w:hAnsi="Times New Roman"/>
          <w:sz w:val="24"/>
          <w:szCs w:val="23"/>
        </w:rPr>
        <w:t xml:space="preserve">Place: </w:t>
      </w: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D96160" w:rsidRDefault="00D96160" w:rsidP="005A0EA3">
      <w:pPr>
        <w:autoSpaceDE w:val="0"/>
        <w:autoSpaceDN w:val="0"/>
        <w:adjustRightInd w:val="0"/>
        <w:spacing w:after="0" w:line="360" w:lineRule="auto"/>
        <w:ind w:left="284"/>
        <w:jc w:val="both"/>
        <w:rPr>
          <w:rFonts w:ascii="Times New Roman" w:hAnsi="Times New Roman"/>
          <w:sz w:val="24"/>
          <w:szCs w:val="24"/>
        </w:rPr>
      </w:pPr>
    </w:p>
    <w:p w:rsidR="00D446D8" w:rsidRPr="00B45DA0" w:rsidRDefault="00D446D8" w:rsidP="005A0EA3">
      <w:pPr>
        <w:autoSpaceDE w:val="0"/>
        <w:autoSpaceDN w:val="0"/>
        <w:adjustRightInd w:val="0"/>
        <w:spacing w:after="0" w:line="360" w:lineRule="auto"/>
        <w:ind w:left="284"/>
        <w:jc w:val="both"/>
        <w:rPr>
          <w:rFonts w:ascii="Times New Roman" w:hAnsi="Times New Roman"/>
          <w:sz w:val="24"/>
          <w:szCs w:val="24"/>
        </w:rPr>
      </w:pPr>
    </w:p>
    <w:p w:rsidR="00D96160" w:rsidRPr="00B45DA0" w:rsidRDefault="00D96160" w:rsidP="005A0EA3">
      <w:pPr>
        <w:autoSpaceDE w:val="0"/>
        <w:autoSpaceDN w:val="0"/>
        <w:adjustRightInd w:val="0"/>
        <w:spacing w:after="0" w:line="360" w:lineRule="auto"/>
        <w:ind w:left="284"/>
        <w:jc w:val="both"/>
        <w:rPr>
          <w:rFonts w:ascii="Times New Roman" w:hAnsi="Times New Roman"/>
          <w:sz w:val="24"/>
          <w:szCs w:val="24"/>
        </w:rPr>
      </w:pPr>
    </w:p>
    <w:p w:rsidR="00C503C9" w:rsidRPr="00732EED" w:rsidRDefault="002A5482" w:rsidP="00C503C9">
      <w:pPr>
        <w:autoSpaceDE w:val="0"/>
        <w:autoSpaceDN w:val="0"/>
        <w:adjustRightInd w:val="0"/>
        <w:spacing w:after="0" w:line="360" w:lineRule="auto"/>
        <w:ind w:left="284"/>
        <w:jc w:val="center"/>
        <w:rPr>
          <w:rFonts w:ascii="Times New Roman" w:hAnsi="Times New Roman"/>
          <w:b/>
          <w:sz w:val="32"/>
          <w:szCs w:val="24"/>
          <w:u w:val="single"/>
          <w:lang w:val="en-GB"/>
        </w:rPr>
      </w:pPr>
      <w:r w:rsidRPr="002A5482">
        <w:rPr>
          <w:rFonts w:ascii="Times New Roman" w:hAnsi="Times New Roman"/>
          <w:sz w:val="32"/>
          <w:szCs w:val="32"/>
          <w:u w:val="single"/>
        </w:rPr>
        <w:t>A</w:t>
      </w:r>
      <w:r w:rsidR="00C503C9">
        <w:rPr>
          <w:rFonts w:ascii="Times New Roman" w:hAnsi="Times New Roman"/>
          <w:b/>
          <w:sz w:val="32"/>
          <w:szCs w:val="24"/>
          <w:u w:val="single"/>
        </w:rPr>
        <w:t>nnexure</w:t>
      </w:r>
      <w:r>
        <w:rPr>
          <w:rFonts w:ascii="Times New Roman" w:hAnsi="Times New Roman"/>
          <w:b/>
          <w:sz w:val="32"/>
          <w:szCs w:val="24"/>
          <w:u w:val="single"/>
        </w:rPr>
        <w:t xml:space="preserve"> </w:t>
      </w:r>
      <w:r w:rsidR="00732EED">
        <w:rPr>
          <w:rFonts w:ascii="Times New Roman" w:hAnsi="Times New Roman"/>
          <w:b/>
          <w:sz w:val="32"/>
          <w:szCs w:val="24"/>
          <w:u w:val="single"/>
          <w:lang w:val="en-GB"/>
        </w:rPr>
        <w:t>IV</w:t>
      </w:r>
    </w:p>
    <w:p w:rsidR="00DC36D2" w:rsidRPr="00B45DA0" w:rsidRDefault="00DC36D2" w:rsidP="00DC36D2">
      <w:pPr>
        <w:spacing w:line="360" w:lineRule="auto"/>
        <w:jc w:val="center"/>
        <w:rPr>
          <w:rFonts w:ascii="Times New Roman" w:hAnsi="Times New Roman"/>
          <w:sz w:val="24"/>
          <w:szCs w:val="24"/>
        </w:rPr>
      </w:pPr>
      <w:r w:rsidRPr="00B45DA0">
        <w:rPr>
          <w:rFonts w:ascii="Times New Roman" w:hAnsi="Times New Roman"/>
          <w:sz w:val="24"/>
          <w:szCs w:val="24"/>
        </w:rPr>
        <w:t>PROFORMA FOR ADJUDICATION OF THE D.Sc</w:t>
      </w:r>
      <w:r w:rsidR="00A06368" w:rsidRPr="00B45DA0">
        <w:rPr>
          <w:rFonts w:ascii="Times New Roman" w:hAnsi="Times New Roman"/>
          <w:sz w:val="24"/>
          <w:szCs w:val="24"/>
        </w:rPr>
        <w:t>./</w:t>
      </w:r>
      <w:r w:rsidRPr="00B45DA0">
        <w:rPr>
          <w:rFonts w:ascii="Times New Roman" w:hAnsi="Times New Roman"/>
          <w:sz w:val="24"/>
          <w:szCs w:val="24"/>
        </w:rPr>
        <w:t>D.</w:t>
      </w:r>
      <w:r w:rsidR="00A06368" w:rsidRPr="00B45DA0">
        <w:rPr>
          <w:rFonts w:ascii="Times New Roman" w:hAnsi="Times New Roman"/>
          <w:sz w:val="24"/>
          <w:szCs w:val="24"/>
        </w:rPr>
        <w:t>Litt.</w:t>
      </w:r>
      <w:r w:rsidRPr="00B45DA0">
        <w:rPr>
          <w:rFonts w:ascii="Times New Roman" w:hAnsi="Times New Roman"/>
          <w:sz w:val="24"/>
          <w:szCs w:val="24"/>
        </w:rPr>
        <w:t xml:space="preserve"> THESIS</w:t>
      </w:r>
    </w:p>
    <w:p w:rsidR="00DC36D2" w:rsidRPr="00B45DA0" w:rsidRDefault="00DC36D2" w:rsidP="00DC36D2">
      <w:pPr>
        <w:spacing w:line="360" w:lineRule="auto"/>
        <w:rPr>
          <w:rFonts w:ascii="Times New Roman" w:hAnsi="Times New Roman"/>
          <w:sz w:val="24"/>
          <w:szCs w:val="24"/>
        </w:rPr>
      </w:pPr>
      <w:r w:rsidRPr="00B45DA0">
        <w:rPr>
          <w:rFonts w:ascii="Times New Roman" w:hAnsi="Times New Roman"/>
          <w:sz w:val="24"/>
          <w:szCs w:val="24"/>
        </w:rPr>
        <w:t>1. Name of the candidate</w:t>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t>:</w:t>
      </w:r>
    </w:p>
    <w:p w:rsidR="00DC36D2" w:rsidRPr="00B45DA0" w:rsidRDefault="00DC36D2" w:rsidP="00DC36D2">
      <w:pPr>
        <w:spacing w:line="360" w:lineRule="auto"/>
        <w:rPr>
          <w:rFonts w:ascii="Times New Roman" w:hAnsi="Times New Roman"/>
          <w:sz w:val="24"/>
          <w:szCs w:val="24"/>
        </w:rPr>
      </w:pPr>
      <w:r w:rsidRPr="00B45DA0">
        <w:rPr>
          <w:rFonts w:ascii="Times New Roman" w:hAnsi="Times New Roman"/>
          <w:sz w:val="24"/>
          <w:szCs w:val="24"/>
        </w:rPr>
        <w:t>2. Title of the thesis</w:t>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t>:</w:t>
      </w:r>
    </w:p>
    <w:p w:rsidR="00DC36D2" w:rsidRPr="00B45DA0" w:rsidRDefault="00DC36D2" w:rsidP="00DC36D2">
      <w:pPr>
        <w:spacing w:line="360" w:lineRule="auto"/>
        <w:rPr>
          <w:rFonts w:ascii="Times New Roman" w:hAnsi="Times New Roman"/>
          <w:sz w:val="24"/>
          <w:szCs w:val="24"/>
        </w:rPr>
      </w:pPr>
      <w:r w:rsidRPr="00B45DA0">
        <w:rPr>
          <w:rFonts w:ascii="Times New Roman" w:hAnsi="Times New Roman"/>
          <w:sz w:val="24"/>
          <w:szCs w:val="24"/>
        </w:rPr>
        <w:t xml:space="preserve">3. </w:t>
      </w:r>
      <w:r w:rsidR="002A5482">
        <w:rPr>
          <w:rFonts w:ascii="Times New Roman" w:hAnsi="Times New Roman"/>
          <w:sz w:val="24"/>
          <w:szCs w:val="24"/>
        </w:rPr>
        <w:t>F</w:t>
      </w:r>
      <w:r w:rsidR="005B59ED">
        <w:rPr>
          <w:rFonts w:ascii="Times New Roman" w:hAnsi="Times New Roman"/>
          <w:sz w:val="24"/>
          <w:szCs w:val="24"/>
          <w:lang w:val="en-GB"/>
        </w:rPr>
        <w:t xml:space="preserve">aculty </w:t>
      </w:r>
      <w:r w:rsidRPr="00B45DA0">
        <w:rPr>
          <w:rFonts w:ascii="Times New Roman" w:hAnsi="Times New Roman"/>
          <w:sz w:val="24"/>
          <w:szCs w:val="24"/>
        </w:rPr>
        <w:tab/>
      </w:r>
      <w:r w:rsidRPr="00B45DA0">
        <w:rPr>
          <w:rFonts w:ascii="Times New Roman" w:hAnsi="Times New Roman"/>
          <w:sz w:val="24"/>
          <w:szCs w:val="24"/>
        </w:rPr>
        <w:tab/>
      </w:r>
      <w:r w:rsidR="002A5482">
        <w:rPr>
          <w:rFonts w:ascii="Times New Roman" w:hAnsi="Times New Roman"/>
          <w:sz w:val="24"/>
          <w:szCs w:val="24"/>
        </w:rPr>
        <w:tab/>
      </w:r>
      <w:r w:rsidR="002A5482">
        <w:rPr>
          <w:rFonts w:ascii="Times New Roman" w:hAnsi="Times New Roman"/>
          <w:sz w:val="24"/>
          <w:szCs w:val="24"/>
        </w:rPr>
        <w:tab/>
      </w:r>
      <w:r w:rsidR="002A5482">
        <w:rPr>
          <w:rFonts w:ascii="Times New Roman" w:hAnsi="Times New Roman"/>
          <w:sz w:val="24"/>
          <w:szCs w:val="24"/>
        </w:rPr>
        <w:tab/>
      </w:r>
      <w:r w:rsidRPr="00B45DA0">
        <w:rPr>
          <w:rFonts w:ascii="Times New Roman" w:hAnsi="Times New Roman"/>
          <w:sz w:val="24"/>
          <w:szCs w:val="24"/>
        </w:rPr>
        <w:t>:</w:t>
      </w:r>
    </w:p>
    <w:p w:rsidR="00DC36D2" w:rsidRPr="00B45DA0" w:rsidRDefault="00C503C9" w:rsidP="00DC36D2">
      <w:pPr>
        <w:spacing w:line="360" w:lineRule="auto"/>
        <w:rPr>
          <w:rFonts w:ascii="Times New Roman" w:hAnsi="Times New Roman"/>
          <w:sz w:val="24"/>
          <w:szCs w:val="24"/>
        </w:rPr>
      </w:pPr>
      <w:r>
        <w:rPr>
          <w:rFonts w:ascii="Times New Roman" w:hAnsi="Times New Roman"/>
          <w:sz w:val="24"/>
          <w:szCs w:val="24"/>
        </w:rPr>
        <w:t xml:space="preserve">4. Name </w:t>
      </w:r>
      <w:r w:rsidR="00DC36D2" w:rsidRPr="00B45DA0">
        <w:rPr>
          <w:rFonts w:ascii="Times New Roman" w:hAnsi="Times New Roman"/>
          <w:sz w:val="24"/>
          <w:szCs w:val="24"/>
        </w:rPr>
        <w:t xml:space="preserve">and </w:t>
      </w:r>
      <w:r>
        <w:rPr>
          <w:rFonts w:ascii="Times New Roman" w:hAnsi="Times New Roman"/>
          <w:sz w:val="24"/>
          <w:szCs w:val="24"/>
        </w:rPr>
        <w:t xml:space="preserve">Address of the Examiner </w:t>
      </w:r>
      <w:r>
        <w:rPr>
          <w:rFonts w:ascii="Times New Roman" w:hAnsi="Times New Roman"/>
          <w:sz w:val="24"/>
          <w:szCs w:val="24"/>
        </w:rPr>
        <w:tab/>
      </w:r>
      <w:r w:rsidR="00DC36D2" w:rsidRPr="00B45DA0">
        <w:rPr>
          <w:rFonts w:ascii="Times New Roman" w:hAnsi="Times New Roman"/>
          <w:sz w:val="24"/>
          <w:szCs w:val="24"/>
        </w:rPr>
        <w:t>:</w:t>
      </w:r>
      <w:r w:rsidR="00DC36D2" w:rsidRPr="00B45DA0">
        <w:rPr>
          <w:rFonts w:ascii="Times New Roman" w:hAnsi="Times New Roman"/>
          <w:sz w:val="24"/>
          <w:szCs w:val="24"/>
        </w:rPr>
        <w:tab/>
        <w:t>---------------------------------------------</w:t>
      </w:r>
    </w:p>
    <w:p w:rsidR="00DC36D2" w:rsidRPr="00B45DA0" w:rsidRDefault="00DC36D2" w:rsidP="00DC36D2">
      <w:pPr>
        <w:spacing w:line="360" w:lineRule="auto"/>
        <w:rPr>
          <w:rFonts w:ascii="Times New Roman" w:hAnsi="Times New Roman"/>
          <w:sz w:val="24"/>
          <w:szCs w:val="24"/>
        </w:rPr>
      </w:pP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t>---------------------------------------------</w:t>
      </w:r>
    </w:p>
    <w:p w:rsidR="00A06368" w:rsidRPr="00B45DA0" w:rsidRDefault="00DC36D2" w:rsidP="00A06368">
      <w:pPr>
        <w:spacing w:line="360" w:lineRule="auto"/>
        <w:rPr>
          <w:rFonts w:ascii="Times New Roman" w:hAnsi="Times New Roman"/>
          <w:sz w:val="24"/>
          <w:szCs w:val="24"/>
        </w:rPr>
      </w:pP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t>---------------------------------------------</w:t>
      </w:r>
    </w:p>
    <w:p w:rsidR="00DC36D2" w:rsidRPr="00B45DA0" w:rsidRDefault="00DC36D2" w:rsidP="00A06368">
      <w:pPr>
        <w:spacing w:after="0" w:line="360" w:lineRule="auto"/>
        <w:rPr>
          <w:rFonts w:ascii="Times New Roman" w:hAnsi="Times New Roman"/>
          <w:sz w:val="24"/>
          <w:szCs w:val="24"/>
        </w:rPr>
      </w:pPr>
      <w:r w:rsidRPr="00B45DA0">
        <w:rPr>
          <w:rFonts w:ascii="Times New Roman" w:hAnsi="Times New Roman"/>
          <w:sz w:val="24"/>
          <w:szCs w:val="24"/>
        </w:rPr>
        <w:t>5. Recommendation of the Examiner</w:t>
      </w:r>
      <w:r w:rsidRPr="00B45DA0">
        <w:rPr>
          <w:rFonts w:ascii="Times New Roman" w:hAnsi="Times New Roman"/>
          <w:sz w:val="24"/>
          <w:szCs w:val="24"/>
        </w:rPr>
        <w:tab/>
        <w:t>:</w:t>
      </w:r>
    </w:p>
    <w:p w:rsidR="00DC36D2" w:rsidRPr="00B45DA0" w:rsidRDefault="00DC36D2" w:rsidP="00A06368">
      <w:pPr>
        <w:spacing w:after="0" w:line="360" w:lineRule="auto"/>
        <w:rPr>
          <w:rFonts w:ascii="Times New Roman" w:hAnsi="Times New Roman"/>
          <w:sz w:val="24"/>
          <w:szCs w:val="24"/>
        </w:rPr>
      </w:pPr>
      <w:r w:rsidRPr="00B45DA0">
        <w:rPr>
          <w:rFonts w:ascii="Times New Roman" w:hAnsi="Times New Roman"/>
          <w:sz w:val="24"/>
          <w:szCs w:val="24"/>
        </w:rPr>
        <w:t xml:space="preserve">    (Please strike out those which are not applicable)</w:t>
      </w:r>
    </w:p>
    <w:p w:rsidR="00DC36D2" w:rsidRPr="005B59ED" w:rsidRDefault="00DC36D2" w:rsidP="00A06368">
      <w:pPr>
        <w:spacing w:after="0" w:line="360" w:lineRule="auto"/>
        <w:rPr>
          <w:rFonts w:ascii="Times New Roman" w:hAnsi="Times New Roman"/>
          <w:sz w:val="24"/>
          <w:szCs w:val="24"/>
          <w:lang w:val="en-GB"/>
        </w:rPr>
      </w:pPr>
      <w:r w:rsidRPr="00B45DA0">
        <w:rPr>
          <w:rFonts w:ascii="Times New Roman" w:hAnsi="Times New Roman"/>
          <w:sz w:val="24"/>
          <w:szCs w:val="24"/>
        </w:rPr>
        <w:t xml:space="preserve">   a</w:t>
      </w:r>
      <w:r w:rsidR="00406DEB">
        <w:rPr>
          <w:rFonts w:ascii="Times New Roman" w:hAnsi="Times New Roman"/>
          <w:sz w:val="24"/>
          <w:szCs w:val="24"/>
        </w:rPr>
        <w:t>) Thesis is “</w:t>
      </w:r>
      <w:r w:rsidR="005B59ED">
        <w:rPr>
          <w:rFonts w:ascii="Times New Roman" w:hAnsi="Times New Roman"/>
          <w:sz w:val="24"/>
          <w:szCs w:val="24"/>
          <w:lang w:val="en-GB"/>
        </w:rPr>
        <w:t>Recommended</w:t>
      </w:r>
      <w:r w:rsidR="00F35A51">
        <w:rPr>
          <w:rFonts w:ascii="Times New Roman" w:hAnsi="Times New Roman"/>
          <w:sz w:val="24"/>
          <w:szCs w:val="24"/>
          <w:lang w:val="en-GB"/>
        </w:rPr>
        <w:t>”</w:t>
      </w:r>
      <w:r w:rsidR="005B59ED">
        <w:rPr>
          <w:rFonts w:ascii="Times New Roman" w:hAnsi="Times New Roman"/>
          <w:sz w:val="24"/>
          <w:szCs w:val="24"/>
          <w:lang w:val="en-GB"/>
        </w:rPr>
        <w:t xml:space="preserve"> </w:t>
      </w:r>
    </w:p>
    <w:p w:rsidR="00DC36D2" w:rsidRPr="00653721" w:rsidRDefault="00DC36D2" w:rsidP="005B59ED">
      <w:pPr>
        <w:spacing w:after="0" w:line="360" w:lineRule="auto"/>
        <w:rPr>
          <w:rFonts w:ascii="Times New Roman" w:hAnsi="Times New Roman"/>
          <w:sz w:val="24"/>
          <w:szCs w:val="24"/>
          <w:lang w:val="en-GB"/>
        </w:rPr>
      </w:pPr>
      <w:r w:rsidRPr="00B45DA0">
        <w:rPr>
          <w:rFonts w:ascii="Times New Roman" w:hAnsi="Times New Roman"/>
          <w:sz w:val="24"/>
          <w:szCs w:val="24"/>
        </w:rPr>
        <w:t xml:space="preserve">   b) Thesis is “</w:t>
      </w:r>
      <w:r w:rsidR="005B59ED">
        <w:rPr>
          <w:rFonts w:ascii="Times New Roman" w:hAnsi="Times New Roman"/>
          <w:sz w:val="24"/>
          <w:szCs w:val="24"/>
          <w:lang w:val="en-GB"/>
        </w:rPr>
        <w:t>Not recommended</w:t>
      </w:r>
      <w:r w:rsidR="00F35A51">
        <w:rPr>
          <w:rFonts w:ascii="Times New Roman" w:hAnsi="Times New Roman"/>
          <w:sz w:val="24"/>
          <w:szCs w:val="24"/>
          <w:lang w:val="en-GB"/>
        </w:rPr>
        <w:t>”</w:t>
      </w:r>
      <w:r w:rsidR="005B59ED">
        <w:rPr>
          <w:rFonts w:ascii="Times New Roman" w:hAnsi="Times New Roman"/>
          <w:sz w:val="24"/>
          <w:szCs w:val="24"/>
          <w:lang w:val="en-GB"/>
        </w:rPr>
        <w:t xml:space="preserve"> </w:t>
      </w:r>
    </w:p>
    <w:p w:rsidR="00406DEB" w:rsidRPr="00F35A51" w:rsidRDefault="00F35A51" w:rsidP="00DC36D2">
      <w:pPr>
        <w:ind w:right="-149"/>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(In either case, detailed report needs to be given)</w:t>
      </w:r>
    </w:p>
    <w:p w:rsidR="00F35A51" w:rsidRDefault="00F35A51" w:rsidP="00A06368">
      <w:pPr>
        <w:spacing w:after="0" w:line="360" w:lineRule="auto"/>
        <w:ind w:right="-149"/>
        <w:rPr>
          <w:rFonts w:ascii="Times New Roman" w:hAnsi="Times New Roman"/>
          <w:sz w:val="24"/>
          <w:szCs w:val="24"/>
        </w:rPr>
      </w:pPr>
    </w:p>
    <w:p w:rsidR="00DC36D2" w:rsidRPr="00B45DA0" w:rsidRDefault="00DC36D2" w:rsidP="00A06368">
      <w:pPr>
        <w:spacing w:after="0" w:line="360" w:lineRule="auto"/>
        <w:ind w:right="-149"/>
        <w:rPr>
          <w:rFonts w:ascii="Times New Roman" w:hAnsi="Times New Roman"/>
          <w:sz w:val="24"/>
          <w:szCs w:val="24"/>
        </w:rPr>
      </w:pPr>
      <w:bookmarkStart w:id="4" w:name="_GoBack"/>
      <w:bookmarkEnd w:id="4"/>
      <w:r w:rsidRPr="00B45DA0">
        <w:rPr>
          <w:rFonts w:ascii="Times New Roman" w:hAnsi="Times New Roman"/>
          <w:sz w:val="24"/>
          <w:szCs w:val="24"/>
        </w:rPr>
        <w:t>Place:</w:t>
      </w:r>
    </w:p>
    <w:p w:rsidR="00DC36D2" w:rsidRPr="00B45DA0" w:rsidRDefault="00DC36D2" w:rsidP="00A06368">
      <w:pPr>
        <w:spacing w:after="0" w:line="360" w:lineRule="auto"/>
        <w:ind w:right="-149"/>
        <w:rPr>
          <w:rFonts w:ascii="Times New Roman" w:hAnsi="Times New Roman"/>
          <w:sz w:val="24"/>
          <w:szCs w:val="24"/>
        </w:rPr>
      </w:pPr>
      <w:r w:rsidRPr="00B45DA0">
        <w:rPr>
          <w:rFonts w:ascii="Times New Roman" w:hAnsi="Times New Roman"/>
          <w:sz w:val="24"/>
          <w:szCs w:val="24"/>
        </w:rPr>
        <w:t>Date:</w:t>
      </w:r>
      <w:r w:rsidR="00A06368" w:rsidRPr="00B45DA0">
        <w:rPr>
          <w:rFonts w:ascii="Times New Roman" w:hAnsi="Times New Roman"/>
          <w:sz w:val="24"/>
          <w:szCs w:val="24"/>
        </w:rPr>
        <w:tab/>
      </w:r>
      <w:r w:rsidR="00A06368" w:rsidRPr="00B45DA0">
        <w:rPr>
          <w:rFonts w:ascii="Times New Roman" w:hAnsi="Times New Roman"/>
          <w:sz w:val="24"/>
          <w:szCs w:val="24"/>
        </w:rPr>
        <w:tab/>
      </w:r>
      <w:r w:rsidR="00A06368" w:rsidRPr="00B45DA0">
        <w:rPr>
          <w:rFonts w:ascii="Times New Roman" w:hAnsi="Times New Roman"/>
          <w:sz w:val="24"/>
          <w:szCs w:val="24"/>
        </w:rPr>
        <w:tab/>
      </w:r>
      <w:r w:rsidR="00A06368" w:rsidRPr="00B45DA0">
        <w:rPr>
          <w:rFonts w:ascii="Times New Roman" w:hAnsi="Times New Roman"/>
          <w:sz w:val="24"/>
          <w:szCs w:val="24"/>
        </w:rPr>
        <w:tab/>
      </w:r>
      <w:r w:rsidR="00A06368" w:rsidRPr="00B45DA0">
        <w:rPr>
          <w:rFonts w:ascii="Times New Roman" w:hAnsi="Times New Roman"/>
          <w:sz w:val="24"/>
          <w:szCs w:val="24"/>
        </w:rPr>
        <w:tab/>
      </w:r>
      <w:r w:rsidR="00A06368" w:rsidRPr="00B45DA0">
        <w:rPr>
          <w:rFonts w:ascii="Times New Roman" w:hAnsi="Times New Roman"/>
          <w:sz w:val="24"/>
          <w:szCs w:val="24"/>
        </w:rPr>
        <w:tab/>
      </w:r>
      <w:r w:rsidR="00A06368" w:rsidRPr="00B45DA0">
        <w:rPr>
          <w:rFonts w:ascii="Times New Roman" w:hAnsi="Times New Roman"/>
          <w:sz w:val="24"/>
          <w:szCs w:val="24"/>
        </w:rPr>
        <w:tab/>
      </w:r>
      <w:r w:rsidRPr="00B45DA0">
        <w:rPr>
          <w:rFonts w:ascii="Times New Roman" w:hAnsi="Times New Roman"/>
          <w:sz w:val="24"/>
          <w:szCs w:val="24"/>
        </w:rPr>
        <w:t>________________________________</w:t>
      </w:r>
    </w:p>
    <w:p w:rsidR="00A06368" w:rsidRPr="00B45DA0" w:rsidRDefault="00DC36D2" w:rsidP="00A06368">
      <w:pPr>
        <w:spacing w:line="360" w:lineRule="auto"/>
        <w:ind w:left="720" w:right="-149" w:firstLine="720"/>
        <w:rPr>
          <w:rFonts w:ascii="Times New Roman" w:hAnsi="Times New Roman"/>
          <w:sz w:val="24"/>
          <w:szCs w:val="24"/>
        </w:rPr>
      </w:pPr>
      <w:r w:rsidRPr="00B45DA0">
        <w:rPr>
          <w:rFonts w:ascii="Times New Roman" w:hAnsi="Times New Roman"/>
          <w:sz w:val="24"/>
          <w:szCs w:val="24"/>
        </w:rPr>
        <w:tab/>
      </w:r>
      <w:r w:rsidRPr="00B45DA0">
        <w:rPr>
          <w:rFonts w:ascii="Times New Roman" w:hAnsi="Times New Roman"/>
          <w:sz w:val="24"/>
          <w:szCs w:val="24"/>
        </w:rPr>
        <w:tab/>
      </w:r>
      <w:r w:rsidRPr="00B45DA0">
        <w:rPr>
          <w:rFonts w:ascii="Times New Roman" w:hAnsi="Times New Roman"/>
          <w:sz w:val="24"/>
          <w:szCs w:val="24"/>
        </w:rPr>
        <w:tab/>
        <w:t xml:space="preserve"> (Signature of the Examiner with Designation &amp; Seal)</w:t>
      </w:r>
    </w:p>
    <w:sectPr w:rsidR="00A06368" w:rsidRPr="00B45DA0" w:rsidSect="005A0EA3">
      <w:pgSz w:w="11906" w:h="16838"/>
      <w:pgMar w:top="709" w:right="1133" w:bottom="993"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1CE1" w:rsidRDefault="000E1CE1" w:rsidP="00CB2AA9">
      <w:pPr>
        <w:spacing w:after="0" w:line="240" w:lineRule="auto"/>
      </w:pPr>
      <w:r>
        <w:separator/>
      </w:r>
    </w:p>
  </w:endnote>
  <w:endnote w:type="continuationSeparator" w:id="0">
    <w:p w:rsidR="000E1CE1" w:rsidRDefault="000E1CE1" w:rsidP="00CB2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1CE1" w:rsidRDefault="000E1CE1" w:rsidP="00CB2AA9">
      <w:pPr>
        <w:spacing w:after="0" w:line="240" w:lineRule="auto"/>
      </w:pPr>
      <w:r>
        <w:separator/>
      </w:r>
    </w:p>
  </w:footnote>
  <w:footnote w:type="continuationSeparator" w:id="0">
    <w:p w:rsidR="000E1CE1" w:rsidRDefault="000E1CE1" w:rsidP="00CB2A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560C0F"/>
    <w:multiLevelType w:val="multilevel"/>
    <w:tmpl w:val="601692B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5E24"/>
    <w:rsid w:val="000000CF"/>
    <w:rsid w:val="00003AD4"/>
    <w:rsid w:val="00007698"/>
    <w:rsid w:val="00012BB6"/>
    <w:rsid w:val="00024F6A"/>
    <w:rsid w:val="00042088"/>
    <w:rsid w:val="00054E39"/>
    <w:rsid w:val="00054F0F"/>
    <w:rsid w:val="000559B5"/>
    <w:rsid w:val="0006511A"/>
    <w:rsid w:val="00071557"/>
    <w:rsid w:val="0007485B"/>
    <w:rsid w:val="000810AA"/>
    <w:rsid w:val="000863D4"/>
    <w:rsid w:val="00092572"/>
    <w:rsid w:val="00093E57"/>
    <w:rsid w:val="0009472D"/>
    <w:rsid w:val="000A121A"/>
    <w:rsid w:val="000A1B53"/>
    <w:rsid w:val="000A564E"/>
    <w:rsid w:val="000A7B74"/>
    <w:rsid w:val="000B2E5C"/>
    <w:rsid w:val="000B4BDB"/>
    <w:rsid w:val="000B58CC"/>
    <w:rsid w:val="000B6458"/>
    <w:rsid w:val="000E1CE1"/>
    <w:rsid w:val="000F09C3"/>
    <w:rsid w:val="00103E4E"/>
    <w:rsid w:val="001134C1"/>
    <w:rsid w:val="00125E63"/>
    <w:rsid w:val="00127251"/>
    <w:rsid w:val="00130E42"/>
    <w:rsid w:val="00134A40"/>
    <w:rsid w:val="001360C7"/>
    <w:rsid w:val="001416DF"/>
    <w:rsid w:val="00146155"/>
    <w:rsid w:val="001468F3"/>
    <w:rsid w:val="00156809"/>
    <w:rsid w:val="00165563"/>
    <w:rsid w:val="00167D00"/>
    <w:rsid w:val="00185625"/>
    <w:rsid w:val="0018759E"/>
    <w:rsid w:val="001B4484"/>
    <w:rsid w:val="001C1F43"/>
    <w:rsid w:val="001D2094"/>
    <w:rsid w:val="001D7FF2"/>
    <w:rsid w:val="001F0908"/>
    <w:rsid w:val="001F4D6A"/>
    <w:rsid w:val="001F7A77"/>
    <w:rsid w:val="00212B56"/>
    <w:rsid w:val="00213EB4"/>
    <w:rsid w:val="00225D36"/>
    <w:rsid w:val="00236083"/>
    <w:rsid w:val="002660A2"/>
    <w:rsid w:val="00295437"/>
    <w:rsid w:val="002A05E3"/>
    <w:rsid w:val="002A2890"/>
    <w:rsid w:val="002A5482"/>
    <w:rsid w:val="002E36EC"/>
    <w:rsid w:val="002E3FC3"/>
    <w:rsid w:val="002F0152"/>
    <w:rsid w:val="002F1F28"/>
    <w:rsid w:val="002F22FE"/>
    <w:rsid w:val="002F3731"/>
    <w:rsid w:val="0030097E"/>
    <w:rsid w:val="00306426"/>
    <w:rsid w:val="00316988"/>
    <w:rsid w:val="00346DD3"/>
    <w:rsid w:val="00377DB3"/>
    <w:rsid w:val="00383692"/>
    <w:rsid w:val="003A4040"/>
    <w:rsid w:val="003A5FAB"/>
    <w:rsid w:val="003B3AB8"/>
    <w:rsid w:val="003B4DAE"/>
    <w:rsid w:val="003B5251"/>
    <w:rsid w:val="003D6D8F"/>
    <w:rsid w:val="003F579B"/>
    <w:rsid w:val="00406DEB"/>
    <w:rsid w:val="004223DE"/>
    <w:rsid w:val="00422F64"/>
    <w:rsid w:val="0042323A"/>
    <w:rsid w:val="004602E1"/>
    <w:rsid w:val="00466A55"/>
    <w:rsid w:val="00475D3B"/>
    <w:rsid w:val="00475F68"/>
    <w:rsid w:val="004779AD"/>
    <w:rsid w:val="00496316"/>
    <w:rsid w:val="004B20CA"/>
    <w:rsid w:val="004C7129"/>
    <w:rsid w:val="004D183F"/>
    <w:rsid w:val="004E2559"/>
    <w:rsid w:val="004E2586"/>
    <w:rsid w:val="004F308B"/>
    <w:rsid w:val="005041F3"/>
    <w:rsid w:val="0050700B"/>
    <w:rsid w:val="005506BA"/>
    <w:rsid w:val="005562A6"/>
    <w:rsid w:val="005579B5"/>
    <w:rsid w:val="00562AF1"/>
    <w:rsid w:val="00565E91"/>
    <w:rsid w:val="00572831"/>
    <w:rsid w:val="0057471D"/>
    <w:rsid w:val="005752C1"/>
    <w:rsid w:val="00576AFA"/>
    <w:rsid w:val="005775E7"/>
    <w:rsid w:val="00585E24"/>
    <w:rsid w:val="00586C5C"/>
    <w:rsid w:val="00587EDB"/>
    <w:rsid w:val="005973A1"/>
    <w:rsid w:val="005A0EA3"/>
    <w:rsid w:val="005B161D"/>
    <w:rsid w:val="005B247A"/>
    <w:rsid w:val="005B59ED"/>
    <w:rsid w:val="005C1126"/>
    <w:rsid w:val="005D03CB"/>
    <w:rsid w:val="005E1245"/>
    <w:rsid w:val="0060315F"/>
    <w:rsid w:val="0061572E"/>
    <w:rsid w:val="00622DE6"/>
    <w:rsid w:val="006328B7"/>
    <w:rsid w:val="00643A6B"/>
    <w:rsid w:val="0065293E"/>
    <w:rsid w:val="00653721"/>
    <w:rsid w:val="006543CC"/>
    <w:rsid w:val="00656FE8"/>
    <w:rsid w:val="00662187"/>
    <w:rsid w:val="006808F3"/>
    <w:rsid w:val="0068112E"/>
    <w:rsid w:val="0068445A"/>
    <w:rsid w:val="006A16D4"/>
    <w:rsid w:val="006C1445"/>
    <w:rsid w:val="006C5E53"/>
    <w:rsid w:val="006E0FED"/>
    <w:rsid w:val="006E204B"/>
    <w:rsid w:val="006F0594"/>
    <w:rsid w:val="006F51FE"/>
    <w:rsid w:val="00703935"/>
    <w:rsid w:val="007223FD"/>
    <w:rsid w:val="00722987"/>
    <w:rsid w:val="007236FD"/>
    <w:rsid w:val="00731530"/>
    <w:rsid w:val="00731987"/>
    <w:rsid w:val="00732EED"/>
    <w:rsid w:val="00741091"/>
    <w:rsid w:val="0075471E"/>
    <w:rsid w:val="00761E1B"/>
    <w:rsid w:val="00762C3A"/>
    <w:rsid w:val="00774F12"/>
    <w:rsid w:val="00775DF4"/>
    <w:rsid w:val="00777554"/>
    <w:rsid w:val="00777A70"/>
    <w:rsid w:val="00780430"/>
    <w:rsid w:val="00781EDD"/>
    <w:rsid w:val="00782587"/>
    <w:rsid w:val="00786FF1"/>
    <w:rsid w:val="00793903"/>
    <w:rsid w:val="00794340"/>
    <w:rsid w:val="007A30BD"/>
    <w:rsid w:val="007A6699"/>
    <w:rsid w:val="007A6E85"/>
    <w:rsid w:val="007C2FD1"/>
    <w:rsid w:val="007C55F8"/>
    <w:rsid w:val="007D116C"/>
    <w:rsid w:val="007D1464"/>
    <w:rsid w:val="007E0D79"/>
    <w:rsid w:val="007E4986"/>
    <w:rsid w:val="007F0914"/>
    <w:rsid w:val="007F6A64"/>
    <w:rsid w:val="008066E7"/>
    <w:rsid w:val="00806C38"/>
    <w:rsid w:val="008305FB"/>
    <w:rsid w:val="0083720D"/>
    <w:rsid w:val="00837A06"/>
    <w:rsid w:val="00844267"/>
    <w:rsid w:val="0086215F"/>
    <w:rsid w:val="008641B7"/>
    <w:rsid w:val="0086454F"/>
    <w:rsid w:val="00866253"/>
    <w:rsid w:val="008A419E"/>
    <w:rsid w:val="008C435A"/>
    <w:rsid w:val="008C60CE"/>
    <w:rsid w:val="008D0C1E"/>
    <w:rsid w:val="008E396F"/>
    <w:rsid w:val="008E4275"/>
    <w:rsid w:val="009244E8"/>
    <w:rsid w:val="00931A73"/>
    <w:rsid w:val="00941F03"/>
    <w:rsid w:val="00953784"/>
    <w:rsid w:val="009574BC"/>
    <w:rsid w:val="00963941"/>
    <w:rsid w:val="009639E0"/>
    <w:rsid w:val="009A3B2E"/>
    <w:rsid w:val="009A4A80"/>
    <w:rsid w:val="009A5E08"/>
    <w:rsid w:val="009A7E8D"/>
    <w:rsid w:val="009B5F26"/>
    <w:rsid w:val="009D13E9"/>
    <w:rsid w:val="009E523E"/>
    <w:rsid w:val="00A06368"/>
    <w:rsid w:val="00A11324"/>
    <w:rsid w:val="00A15924"/>
    <w:rsid w:val="00A27F32"/>
    <w:rsid w:val="00A54D45"/>
    <w:rsid w:val="00A563BB"/>
    <w:rsid w:val="00A64D33"/>
    <w:rsid w:val="00A73CEE"/>
    <w:rsid w:val="00A95A35"/>
    <w:rsid w:val="00AA2E7E"/>
    <w:rsid w:val="00AB1CF6"/>
    <w:rsid w:val="00AB1DF9"/>
    <w:rsid w:val="00AB3B8E"/>
    <w:rsid w:val="00AB4373"/>
    <w:rsid w:val="00AE1B97"/>
    <w:rsid w:val="00AF429C"/>
    <w:rsid w:val="00AF4ED1"/>
    <w:rsid w:val="00AF6B93"/>
    <w:rsid w:val="00B11D1C"/>
    <w:rsid w:val="00B1289D"/>
    <w:rsid w:val="00B22C35"/>
    <w:rsid w:val="00B3666B"/>
    <w:rsid w:val="00B45DA0"/>
    <w:rsid w:val="00B54EBC"/>
    <w:rsid w:val="00B57D7E"/>
    <w:rsid w:val="00B643CD"/>
    <w:rsid w:val="00B80C43"/>
    <w:rsid w:val="00B853E8"/>
    <w:rsid w:val="00B912D5"/>
    <w:rsid w:val="00B96339"/>
    <w:rsid w:val="00BA2C4F"/>
    <w:rsid w:val="00BB202C"/>
    <w:rsid w:val="00BC43BC"/>
    <w:rsid w:val="00BC4551"/>
    <w:rsid w:val="00BC64F8"/>
    <w:rsid w:val="00BD0BD5"/>
    <w:rsid w:val="00BD0F6F"/>
    <w:rsid w:val="00BD40E6"/>
    <w:rsid w:val="00BD54C0"/>
    <w:rsid w:val="00BD6217"/>
    <w:rsid w:val="00BE7B68"/>
    <w:rsid w:val="00BF0CC1"/>
    <w:rsid w:val="00BF25DE"/>
    <w:rsid w:val="00BF3FA9"/>
    <w:rsid w:val="00BF4DD0"/>
    <w:rsid w:val="00BF6117"/>
    <w:rsid w:val="00C069BF"/>
    <w:rsid w:val="00C10EDD"/>
    <w:rsid w:val="00C15BDE"/>
    <w:rsid w:val="00C22F9F"/>
    <w:rsid w:val="00C255EF"/>
    <w:rsid w:val="00C3168A"/>
    <w:rsid w:val="00C40EF7"/>
    <w:rsid w:val="00C448D4"/>
    <w:rsid w:val="00C503C9"/>
    <w:rsid w:val="00C50F49"/>
    <w:rsid w:val="00C5189E"/>
    <w:rsid w:val="00C53A53"/>
    <w:rsid w:val="00C70406"/>
    <w:rsid w:val="00C82948"/>
    <w:rsid w:val="00C84872"/>
    <w:rsid w:val="00C96B9D"/>
    <w:rsid w:val="00CA19A0"/>
    <w:rsid w:val="00CA31F3"/>
    <w:rsid w:val="00CB2AA9"/>
    <w:rsid w:val="00CB322B"/>
    <w:rsid w:val="00CC0CDD"/>
    <w:rsid w:val="00CC510C"/>
    <w:rsid w:val="00CD1255"/>
    <w:rsid w:val="00CD256E"/>
    <w:rsid w:val="00CE69AA"/>
    <w:rsid w:val="00CF14BD"/>
    <w:rsid w:val="00CF52C5"/>
    <w:rsid w:val="00D0042E"/>
    <w:rsid w:val="00D0492B"/>
    <w:rsid w:val="00D12AE5"/>
    <w:rsid w:val="00D14C08"/>
    <w:rsid w:val="00D23301"/>
    <w:rsid w:val="00D31D61"/>
    <w:rsid w:val="00D43C02"/>
    <w:rsid w:val="00D446D8"/>
    <w:rsid w:val="00D737A7"/>
    <w:rsid w:val="00D85708"/>
    <w:rsid w:val="00D96054"/>
    <w:rsid w:val="00D96160"/>
    <w:rsid w:val="00DA163D"/>
    <w:rsid w:val="00DB6B0C"/>
    <w:rsid w:val="00DC32EA"/>
    <w:rsid w:val="00DC3603"/>
    <w:rsid w:val="00DC36D2"/>
    <w:rsid w:val="00DD240A"/>
    <w:rsid w:val="00DD2DE5"/>
    <w:rsid w:val="00DD63D0"/>
    <w:rsid w:val="00DE7691"/>
    <w:rsid w:val="00DF6B20"/>
    <w:rsid w:val="00E219BA"/>
    <w:rsid w:val="00E244B1"/>
    <w:rsid w:val="00E265BA"/>
    <w:rsid w:val="00E448CC"/>
    <w:rsid w:val="00E51538"/>
    <w:rsid w:val="00E56D0F"/>
    <w:rsid w:val="00E61A66"/>
    <w:rsid w:val="00E71C8D"/>
    <w:rsid w:val="00E76898"/>
    <w:rsid w:val="00E93376"/>
    <w:rsid w:val="00EB0F2D"/>
    <w:rsid w:val="00EC0C95"/>
    <w:rsid w:val="00EC62C7"/>
    <w:rsid w:val="00ED7FAB"/>
    <w:rsid w:val="00EE023E"/>
    <w:rsid w:val="00EF1D81"/>
    <w:rsid w:val="00EF6ED9"/>
    <w:rsid w:val="00F05E4F"/>
    <w:rsid w:val="00F106DA"/>
    <w:rsid w:val="00F108D7"/>
    <w:rsid w:val="00F13E1A"/>
    <w:rsid w:val="00F23341"/>
    <w:rsid w:val="00F3192D"/>
    <w:rsid w:val="00F35A51"/>
    <w:rsid w:val="00F45EA0"/>
    <w:rsid w:val="00F573B0"/>
    <w:rsid w:val="00F603BE"/>
    <w:rsid w:val="00F613A3"/>
    <w:rsid w:val="00F6391B"/>
    <w:rsid w:val="00F826BB"/>
    <w:rsid w:val="00F96617"/>
    <w:rsid w:val="00F97458"/>
    <w:rsid w:val="00FA098D"/>
    <w:rsid w:val="00FA1B99"/>
    <w:rsid w:val="00FA7BD2"/>
    <w:rsid w:val="00FB1063"/>
    <w:rsid w:val="00FB11D7"/>
    <w:rsid w:val="00FC799B"/>
    <w:rsid w:val="00FE004A"/>
    <w:rsid w:val="00FE2EE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B7"/>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5E24"/>
    <w:pPr>
      <w:autoSpaceDE w:val="0"/>
      <w:autoSpaceDN w:val="0"/>
      <w:adjustRightInd w:val="0"/>
    </w:pPr>
    <w:rPr>
      <w:rFonts w:ascii="Times New Roman" w:hAnsi="Times New Roman"/>
      <w:color w:val="000000"/>
      <w:sz w:val="24"/>
      <w:szCs w:val="24"/>
      <w:lang w:eastAsia="en-US"/>
    </w:rPr>
  </w:style>
  <w:style w:type="character" w:styleId="Hyperlink">
    <w:name w:val="Hyperlink"/>
    <w:uiPriority w:val="99"/>
    <w:unhideWhenUsed/>
    <w:rsid w:val="00EC62C7"/>
    <w:rPr>
      <w:color w:val="0000FF"/>
      <w:u w:val="single"/>
    </w:rPr>
  </w:style>
  <w:style w:type="paragraph" w:styleId="BalloonText">
    <w:name w:val="Balloon Text"/>
    <w:basedOn w:val="Normal"/>
    <w:link w:val="BalloonTextChar"/>
    <w:uiPriority w:val="99"/>
    <w:semiHidden/>
    <w:unhideWhenUsed/>
    <w:rsid w:val="005A0EA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5A0EA3"/>
    <w:rPr>
      <w:rFonts w:ascii="Tahoma" w:hAnsi="Tahoma" w:cs="Tahoma"/>
      <w:sz w:val="16"/>
      <w:szCs w:val="16"/>
    </w:rPr>
  </w:style>
  <w:style w:type="paragraph" w:styleId="BodyText">
    <w:name w:val="Body Text"/>
    <w:basedOn w:val="Normal"/>
    <w:link w:val="BodyTextChar"/>
    <w:rsid w:val="00D31D61"/>
    <w:pPr>
      <w:spacing w:after="0" w:line="240" w:lineRule="auto"/>
      <w:ind w:right="-1260"/>
    </w:pPr>
    <w:rPr>
      <w:rFonts w:ascii="Times New Roman" w:eastAsia="Times New Roman" w:hAnsi="Times New Roman"/>
      <w:sz w:val="24"/>
      <w:szCs w:val="24"/>
      <w:lang w:val="en-US" w:eastAsia="x-none"/>
    </w:rPr>
  </w:style>
  <w:style w:type="character" w:customStyle="1" w:styleId="BodyTextChar">
    <w:name w:val="Body Text Char"/>
    <w:link w:val="BodyText"/>
    <w:rsid w:val="00D31D61"/>
    <w:rPr>
      <w:rFonts w:ascii="Times New Roman" w:eastAsia="Times New Roman" w:hAnsi="Times New Roman" w:cs="Times New Roman"/>
      <w:sz w:val="24"/>
      <w:szCs w:val="24"/>
      <w:lang w:val="en-US"/>
    </w:rPr>
  </w:style>
  <w:style w:type="paragraph" w:styleId="BodyText3">
    <w:name w:val="Body Text 3"/>
    <w:basedOn w:val="Normal"/>
    <w:link w:val="BodyText3Char"/>
    <w:rsid w:val="00D31D61"/>
    <w:pPr>
      <w:spacing w:after="0" w:line="480" w:lineRule="auto"/>
      <w:jc w:val="both"/>
    </w:pPr>
    <w:rPr>
      <w:rFonts w:ascii="Times New Roman" w:eastAsia="Times New Roman" w:hAnsi="Times New Roman"/>
      <w:b/>
      <w:bCs/>
      <w:sz w:val="26"/>
      <w:szCs w:val="24"/>
      <w:lang w:val="en-US" w:eastAsia="x-none"/>
    </w:rPr>
  </w:style>
  <w:style w:type="character" w:customStyle="1" w:styleId="BodyText3Char">
    <w:name w:val="Body Text 3 Char"/>
    <w:link w:val="BodyText3"/>
    <w:rsid w:val="00D31D61"/>
    <w:rPr>
      <w:rFonts w:ascii="Times New Roman" w:eastAsia="Times New Roman" w:hAnsi="Times New Roman" w:cs="Times New Roman"/>
      <w:b/>
      <w:bCs/>
      <w:sz w:val="26"/>
      <w:szCs w:val="24"/>
      <w:lang w:val="en-US"/>
    </w:rPr>
  </w:style>
  <w:style w:type="paragraph" w:styleId="Header">
    <w:name w:val="header"/>
    <w:basedOn w:val="Normal"/>
    <w:link w:val="HeaderChar"/>
    <w:uiPriority w:val="99"/>
    <w:unhideWhenUsed/>
    <w:rsid w:val="00CB2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AA9"/>
    <w:rPr>
      <w:sz w:val="22"/>
      <w:szCs w:val="22"/>
    </w:rPr>
  </w:style>
  <w:style w:type="paragraph" w:styleId="Footer">
    <w:name w:val="footer"/>
    <w:basedOn w:val="Normal"/>
    <w:link w:val="FooterChar"/>
    <w:uiPriority w:val="99"/>
    <w:unhideWhenUsed/>
    <w:rsid w:val="00CB2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AA9"/>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28B7"/>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5E24"/>
    <w:pPr>
      <w:autoSpaceDE w:val="0"/>
      <w:autoSpaceDN w:val="0"/>
      <w:adjustRightInd w:val="0"/>
    </w:pPr>
    <w:rPr>
      <w:rFonts w:ascii="Times New Roman" w:hAnsi="Times New Roman"/>
      <w:color w:val="000000"/>
      <w:sz w:val="24"/>
      <w:szCs w:val="24"/>
      <w:lang w:eastAsia="en-US"/>
    </w:rPr>
  </w:style>
  <w:style w:type="character" w:styleId="Hyperlink">
    <w:name w:val="Hyperlink"/>
    <w:uiPriority w:val="99"/>
    <w:unhideWhenUsed/>
    <w:rsid w:val="00EC62C7"/>
    <w:rPr>
      <w:color w:val="0000FF"/>
      <w:u w:val="single"/>
    </w:rPr>
  </w:style>
  <w:style w:type="paragraph" w:styleId="BalloonText">
    <w:name w:val="Balloon Text"/>
    <w:basedOn w:val="Normal"/>
    <w:link w:val="BalloonTextChar"/>
    <w:uiPriority w:val="99"/>
    <w:semiHidden/>
    <w:unhideWhenUsed/>
    <w:rsid w:val="005A0EA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5A0EA3"/>
    <w:rPr>
      <w:rFonts w:ascii="Tahoma" w:hAnsi="Tahoma" w:cs="Tahoma"/>
      <w:sz w:val="16"/>
      <w:szCs w:val="16"/>
    </w:rPr>
  </w:style>
  <w:style w:type="paragraph" w:styleId="BodyText">
    <w:name w:val="Body Text"/>
    <w:basedOn w:val="Normal"/>
    <w:link w:val="BodyTextChar"/>
    <w:rsid w:val="00D31D61"/>
    <w:pPr>
      <w:spacing w:after="0" w:line="240" w:lineRule="auto"/>
      <w:ind w:right="-1260"/>
    </w:pPr>
    <w:rPr>
      <w:rFonts w:ascii="Times New Roman" w:eastAsia="Times New Roman" w:hAnsi="Times New Roman"/>
      <w:sz w:val="24"/>
      <w:szCs w:val="24"/>
      <w:lang w:val="en-US" w:eastAsia="x-none"/>
    </w:rPr>
  </w:style>
  <w:style w:type="character" w:customStyle="1" w:styleId="BodyTextChar">
    <w:name w:val="Body Text Char"/>
    <w:link w:val="BodyText"/>
    <w:rsid w:val="00D31D61"/>
    <w:rPr>
      <w:rFonts w:ascii="Times New Roman" w:eastAsia="Times New Roman" w:hAnsi="Times New Roman" w:cs="Times New Roman"/>
      <w:sz w:val="24"/>
      <w:szCs w:val="24"/>
      <w:lang w:val="en-US"/>
    </w:rPr>
  </w:style>
  <w:style w:type="paragraph" w:styleId="BodyText3">
    <w:name w:val="Body Text 3"/>
    <w:basedOn w:val="Normal"/>
    <w:link w:val="BodyText3Char"/>
    <w:rsid w:val="00D31D61"/>
    <w:pPr>
      <w:spacing w:after="0" w:line="480" w:lineRule="auto"/>
      <w:jc w:val="both"/>
    </w:pPr>
    <w:rPr>
      <w:rFonts w:ascii="Times New Roman" w:eastAsia="Times New Roman" w:hAnsi="Times New Roman"/>
      <w:b/>
      <w:bCs/>
      <w:sz w:val="26"/>
      <w:szCs w:val="24"/>
      <w:lang w:val="en-US" w:eastAsia="x-none"/>
    </w:rPr>
  </w:style>
  <w:style w:type="character" w:customStyle="1" w:styleId="BodyText3Char">
    <w:name w:val="Body Text 3 Char"/>
    <w:link w:val="BodyText3"/>
    <w:rsid w:val="00D31D61"/>
    <w:rPr>
      <w:rFonts w:ascii="Times New Roman" w:eastAsia="Times New Roman" w:hAnsi="Times New Roman" w:cs="Times New Roman"/>
      <w:b/>
      <w:bCs/>
      <w:sz w:val="26"/>
      <w:szCs w:val="24"/>
      <w:lang w:val="en-US"/>
    </w:rPr>
  </w:style>
  <w:style w:type="paragraph" w:styleId="Header">
    <w:name w:val="header"/>
    <w:basedOn w:val="Normal"/>
    <w:link w:val="HeaderChar"/>
    <w:uiPriority w:val="99"/>
    <w:unhideWhenUsed/>
    <w:rsid w:val="00CB2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AA9"/>
    <w:rPr>
      <w:sz w:val="22"/>
      <w:szCs w:val="22"/>
    </w:rPr>
  </w:style>
  <w:style w:type="paragraph" w:styleId="Footer">
    <w:name w:val="footer"/>
    <w:basedOn w:val="Normal"/>
    <w:link w:val="FooterChar"/>
    <w:uiPriority w:val="99"/>
    <w:unhideWhenUsed/>
    <w:rsid w:val="00CB2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AA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981554">
      <w:bodyDiv w:val="1"/>
      <w:marLeft w:val="0"/>
      <w:marRight w:val="0"/>
      <w:marTop w:val="0"/>
      <w:marBottom w:val="0"/>
      <w:divBdr>
        <w:top w:val="none" w:sz="0" w:space="0" w:color="auto"/>
        <w:left w:val="none" w:sz="0" w:space="0" w:color="auto"/>
        <w:bottom w:val="none" w:sz="0" w:space="0" w:color="auto"/>
        <w:right w:val="none" w:sz="0" w:space="0" w:color="auto"/>
      </w:divBdr>
      <w:divsChild>
        <w:div w:id="124856202">
          <w:marLeft w:val="0"/>
          <w:marRight w:val="0"/>
          <w:marTop w:val="0"/>
          <w:marBottom w:val="0"/>
          <w:divBdr>
            <w:top w:val="none" w:sz="0" w:space="0" w:color="auto"/>
            <w:left w:val="none" w:sz="0" w:space="0" w:color="auto"/>
            <w:bottom w:val="none" w:sz="0" w:space="0" w:color="auto"/>
            <w:right w:val="none" w:sz="0" w:space="0" w:color="auto"/>
          </w:divBdr>
        </w:div>
        <w:div w:id="697464715">
          <w:marLeft w:val="0"/>
          <w:marRight w:val="0"/>
          <w:marTop w:val="0"/>
          <w:marBottom w:val="0"/>
          <w:divBdr>
            <w:top w:val="none" w:sz="0" w:space="0" w:color="auto"/>
            <w:left w:val="none" w:sz="0" w:space="0" w:color="auto"/>
            <w:bottom w:val="none" w:sz="0" w:space="0" w:color="auto"/>
            <w:right w:val="none" w:sz="0" w:space="0" w:color="auto"/>
          </w:divBdr>
        </w:div>
        <w:div w:id="781609787">
          <w:marLeft w:val="0"/>
          <w:marRight w:val="0"/>
          <w:marTop w:val="0"/>
          <w:marBottom w:val="0"/>
          <w:divBdr>
            <w:top w:val="none" w:sz="0" w:space="0" w:color="auto"/>
            <w:left w:val="none" w:sz="0" w:space="0" w:color="auto"/>
            <w:bottom w:val="none" w:sz="0" w:space="0" w:color="auto"/>
            <w:right w:val="none" w:sz="0" w:space="0" w:color="auto"/>
          </w:divBdr>
        </w:div>
        <w:div w:id="1256746620">
          <w:marLeft w:val="0"/>
          <w:marRight w:val="0"/>
          <w:marTop w:val="0"/>
          <w:marBottom w:val="0"/>
          <w:divBdr>
            <w:top w:val="none" w:sz="0" w:space="0" w:color="auto"/>
            <w:left w:val="none" w:sz="0" w:space="0" w:color="auto"/>
            <w:bottom w:val="none" w:sz="0" w:space="0" w:color="auto"/>
            <w:right w:val="none" w:sz="0" w:space="0" w:color="auto"/>
          </w:divBdr>
        </w:div>
        <w:div w:id="1284537770">
          <w:marLeft w:val="0"/>
          <w:marRight w:val="0"/>
          <w:marTop w:val="0"/>
          <w:marBottom w:val="0"/>
          <w:divBdr>
            <w:top w:val="none" w:sz="0" w:space="0" w:color="auto"/>
            <w:left w:val="none" w:sz="0" w:space="0" w:color="auto"/>
            <w:bottom w:val="none" w:sz="0" w:space="0" w:color="auto"/>
            <w:right w:val="none" w:sz="0" w:space="0" w:color="auto"/>
          </w:divBdr>
        </w:div>
        <w:div w:id="1431197990">
          <w:marLeft w:val="0"/>
          <w:marRight w:val="0"/>
          <w:marTop w:val="0"/>
          <w:marBottom w:val="0"/>
          <w:divBdr>
            <w:top w:val="none" w:sz="0" w:space="0" w:color="auto"/>
            <w:left w:val="none" w:sz="0" w:space="0" w:color="auto"/>
            <w:bottom w:val="none" w:sz="0" w:space="0" w:color="auto"/>
            <w:right w:val="none" w:sz="0" w:space="0" w:color="auto"/>
          </w:divBdr>
        </w:div>
        <w:div w:id="1661694957">
          <w:marLeft w:val="0"/>
          <w:marRight w:val="0"/>
          <w:marTop w:val="0"/>
          <w:marBottom w:val="0"/>
          <w:divBdr>
            <w:top w:val="none" w:sz="0" w:space="0" w:color="auto"/>
            <w:left w:val="none" w:sz="0" w:space="0" w:color="auto"/>
            <w:bottom w:val="none" w:sz="0" w:space="0" w:color="auto"/>
            <w:right w:val="none" w:sz="0" w:space="0" w:color="auto"/>
          </w:divBdr>
        </w:div>
        <w:div w:id="2091001163">
          <w:marLeft w:val="0"/>
          <w:marRight w:val="0"/>
          <w:marTop w:val="0"/>
          <w:marBottom w:val="0"/>
          <w:divBdr>
            <w:top w:val="none" w:sz="0" w:space="0" w:color="auto"/>
            <w:left w:val="none" w:sz="0" w:space="0" w:color="auto"/>
            <w:bottom w:val="none" w:sz="0" w:space="0" w:color="auto"/>
            <w:right w:val="none" w:sz="0" w:space="0" w:color="auto"/>
          </w:divBdr>
        </w:div>
      </w:divsChild>
    </w:div>
    <w:div w:id="924606453">
      <w:bodyDiv w:val="1"/>
      <w:marLeft w:val="0"/>
      <w:marRight w:val="0"/>
      <w:marTop w:val="0"/>
      <w:marBottom w:val="0"/>
      <w:divBdr>
        <w:top w:val="none" w:sz="0" w:space="0" w:color="auto"/>
        <w:left w:val="none" w:sz="0" w:space="0" w:color="auto"/>
        <w:bottom w:val="none" w:sz="0" w:space="0" w:color="auto"/>
        <w:right w:val="none" w:sz="0" w:space="0" w:color="auto"/>
      </w:divBdr>
      <w:divsChild>
        <w:div w:id="953908051">
          <w:marLeft w:val="0"/>
          <w:marRight w:val="0"/>
          <w:marTop w:val="0"/>
          <w:marBottom w:val="0"/>
          <w:divBdr>
            <w:top w:val="none" w:sz="0" w:space="0" w:color="auto"/>
            <w:left w:val="none" w:sz="0" w:space="0" w:color="auto"/>
            <w:bottom w:val="none" w:sz="0" w:space="0" w:color="auto"/>
            <w:right w:val="none" w:sz="0" w:space="0" w:color="auto"/>
          </w:divBdr>
        </w:div>
        <w:div w:id="1071736033">
          <w:marLeft w:val="0"/>
          <w:marRight w:val="0"/>
          <w:marTop w:val="0"/>
          <w:marBottom w:val="0"/>
          <w:divBdr>
            <w:top w:val="none" w:sz="0" w:space="0" w:color="auto"/>
            <w:left w:val="none" w:sz="0" w:space="0" w:color="auto"/>
            <w:bottom w:val="none" w:sz="0" w:space="0" w:color="auto"/>
            <w:right w:val="none" w:sz="0" w:space="0" w:color="auto"/>
          </w:divBdr>
        </w:div>
        <w:div w:id="1329016473">
          <w:marLeft w:val="0"/>
          <w:marRight w:val="0"/>
          <w:marTop w:val="0"/>
          <w:marBottom w:val="0"/>
          <w:divBdr>
            <w:top w:val="none" w:sz="0" w:space="0" w:color="auto"/>
            <w:left w:val="none" w:sz="0" w:space="0" w:color="auto"/>
            <w:bottom w:val="none" w:sz="0" w:space="0" w:color="auto"/>
            <w:right w:val="none" w:sz="0" w:space="0" w:color="auto"/>
          </w:divBdr>
        </w:div>
        <w:div w:id="17091444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AD9783-4613-4AD2-986A-EB21145CD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SKP</dc:creator>
  <cp:lastModifiedBy>admin</cp:lastModifiedBy>
  <cp:revision>20</cp:revision>
  <cp:lastPrinted>2015-09-06T23:00:00Z</cp:lastPrinted>
  <dcterms:created xsi:type="dcterms:W3CDTF">2015-09-06T21:54:00Z</dcterms:created>
  <dcterms:modified xsi:type="dcterms:W3CDTF">2015-09-06T23:07:00Z</dcterms:modified>
</cp:coreProperties>
</file>